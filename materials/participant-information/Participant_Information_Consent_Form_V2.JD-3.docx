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56CAC" w:rsidR="00A754A9" w:rsidP="28AD694D" w:rsidRDefault="007075CB" w14:paraId="0F8CA5B4" w14:textId="0C397B0D">
      <w:pPr>
        <w:jc w:val="center"/>
        <w:rPr>
          <w:rFonts w:asciiTheme="minorHAnsi" w:hAnsiTheme="minorHAnsi" w:cstheme="minorHAnsi"/>
          <w:b/>
          <w:color w:val="000000" w:themeColor="text1"/>
        </w:rPr>
      </w:pPr>
      <w:r w:rsidRPr="00656CAC">
        <w:rPr>
          <w:rFonts w:asciiTheme="minorHAnsi" w:hAnsiTheme="minorHAnsi" w:cstheme="minorHAnsi"/>
          <w:b/>
          <w:bCs/>
          <w:color w:val="000000" w:themeColor="text1"/>
        </w:rPr>
        <w:t xml:space="preserve">Information Sheet and </w:t>
      </w:r>
      <w:r w:rsidRPr="00656CAC" w:rsidR="00216442">
        <w:rPr>
          <w:rFonts w:asciiTheme="minorHAnsi" w:hAnsiTheme="minorHAnsi" w:cstheme="minorHAnsi"/>
          <w:b/>
          <w:bCs/>
          <w:color w:val="000000" w:themeColor="text1"/>
        </w:rPr>
        <w:t>Consent Form</w:t>
      </w:r>
    </w:p>
    <w:p w:rsidRPr="00656CAC" w:rsidR="004E7514" w:rsidP="78BCE431" w:rsidRDefault="004E7514" w14:paraId="0F4E550E" w14:textId="1D389615">
      <w:pPr>
        <w:pStyle w:val="Heading1"/>
        <w:rPr>
          <w:rFonts w:ascii="Calibri" w:hAnsi="Calibri" w:cs="Calibri" w:asciiTheme="minorAscii" w:hAnsiTheme="minorAscii" w:cstheme="minorAscii"/>
          <w:b w:val="1"/>
          <w:bCs w:val="1"/>
          <w:color w:val="auto"/>
          <w:sz w:val="22"/>
          <w:szCs w:val="22"/>
          <w:highlight w:val="yellow"/>
        </w:rPr>
      </w:pPr>
      <w:r w:rsidRPr="398D15B5" w:rsidR="2C768F22">
        <w:rPr>
          <w:rFonts w:ascii="Calibri" w:hAnsi="Calibri" w:cs="Calibri" w:asciiTheme="minorAscii" w:hAnsiTheme="minorAscii" w:cstheme="minorAscii"/>
          <w:b w:val="1"/>
          <w:bCs w:val="1"/>
          <w:color w:val="auto"/>
          <w:sz w:val="22"/>
          <w:szCs w:val="22"/>
        </w:rPr>
        <w:t>REC reference number</w:t>
      </w:r>
      <w:r w:rsidRPr="398D15B5" w:rsidR="4189E90D">
        <w:rPr>
          <w:rFonts w:ascii="Calibri" w:hAnsi="Calibri" w:cs="Calibri" w:asciiTheme="minorAscii" w:hAnsiTheme="minorAscii" w:cstheme="minorAscii"/>
          <w:b w:val="1"/>
          <w:bCs w:val="1"/>
          <w:color w:val="auto"/>
          <w:sz w:val="22"/>
          <w:szCs w:val="22"/>
        </w:rPr>
        <w:t xml:space="preserve"> (</w:t>
      </w:r>
      <w:r w:rsidRPr="398D15B5" w:rsidR="48D68183">
        <w:rPr>
          <w:rFonts w:ascii="Calibri" w:hAnsi="Calibri" w:cs="Calibri" w:asciiTheme="minorAscii" w:hAnsiTheme="minorAscii" w:cstheme="minorAscii"/>
          <w:b w:val="1"/>
          <w:bCs w:val="1"/>
          <w:color w:val="auto"/>
          <w:sz w:val="22"/>
          <w:szCs w:val="22"/>
        </w:rPr>
        <w:t>ETH2526-1929</w:t>
      </w:r>
      <w:r w:rsidRPr="398D15B5" w:rsidR="2E2D2063">
        <w:rPr>
          <w:rFonts w:ascii="Calibri" w:hAnsi="Calibri" w:cs="Calibri" w:asciiTheme="minorAscii" w:hAnsiTheme="minorAscii" w:cstheme="minorAscii"/>
          <w:b w:val="1"/>
          <w:bCs w:val="1"/>
          <w:color w:val="auto"/>
          <w:sz w:val="22"/>
          <w:szCs w:val="22"/>
        </w:rPr>
        <w:t xml:space="preserve">), </w:t>
      </w:r>
      <w:r w:rsidRPr="398D15B5" w:rsidR="03E35C36">
        <w:rPr>
          <w:rFonts w:ascii="Calibri" w:hAnsi="Calibri" w:cs="Calibri" w:asciiTheme="minorAscii" w:hAnsiTheme="minorAscii" w:cstheme="minorAscii"/>
          <w:b w:val="1"/>
          <w:bCs w:val="1"/>
          <w:color w:val="auto"/>
          <w:sz w:val="22"/>
          <w:szCs w:val="22"/>
        </w:rPr>
        <w:t>21</w:t>
      </w:r>
      <w:r w:rsidRPr="398D15B5" w:rsidR="2E2D2063">
        <w:rPr>
          <w:rFonts w:ascii="Calibri" w:hAnsi="Calibri" w:cs="Calibri" w:asciiTheme="minorAscii" w:hAnsiTheme="minorAscii" w:cstheme="minorAscii"/>
          <w:b w:val="1"/>
          <w:bCs w:val="1"/>
          <w:color w:val="auto"/>
          <w:sz w:val="22"/>
          <w:szCs w:val="22"/>
        </w:rPr>
        <w:t>/</w:t>
      </w:r>
      <w:r w:rsidRPr="398D15B5" w:rsidR="1FADF831">
        <w:rPr>
          <w:rFonts w:ascii="Calibri" w:hAnsi="Calibri" w:cs="Calibri" w:asciiTheme="minorAscii" w:hAnsiTheme="minorAscii" w:cstheme="minorAscii"/>
          <w:b w:val="1"/>
          <w:bCs w:val="1"/>
          <w:color w:val="auto"/>
          <w:sz w:val="22"/>
          <w:szCs w:val="22"/>
        </w:rPr>
        <w:t>5/</w:t>
      </w:r>
      <w:r w:rsidRPr="398D15B5" w:rsidR="2F187258">
        <w:rPr>
          <w:rFonts w:ascii="Calibri" w:hAnsi="Calibri" w:cs="Calibri" w:asciiTheme="minorAscii" w:hAnsiTheme="minorAscii" w:cstheme="minorAscii"/>
          <w:b w:val="1"/>
          <w:bCs w:val="1"/>
          <w:color w:val="auto"/>
          <w:sz w:val="22"/>
          <w:szCs w:val="22"/>
        </w:rPr>
        <w:t xml:space="preserve">26 </w:t>
      </w:r>
      <w:r w:rsidRPr="398D15B5" w:rsidR="004E7514">
        <w:rPr>
          <w:rFonts w:ascii="Calibri" w:hAnsi="Calibri" w:cs="Calibri" w:asciiTheme="minorAscii" w:hAnsiTheme="minorAscii" w:cstheme="minorAscii"/>
          <w:b w:val="1"/>
          <w:bCs w:val="1"/>
          <w:color w:val="auto"/>
          <w:sz w:val="22"/>
          <w:szCs w:val="22"/>
        </w:rPr>
        <w:t>v</w:t>
      </w:r>
      <w:r w:rsidRPr="398D15B5" w:rsidR="004E7514">
        <w:rPr>
          <w:rFonts w:ascii="Calibri" w:hAnsi="Calibri" w:cs="Calibri" w:asciiTheme="minorAscii" w:hAnsiTheme="minorAscii" w:cstheme="minorAscii"/>
          <w:b w:val="1"/>
          <w:bCs w:val="1"/>
          <w:color w:val="auto"/>
          <w:sz w:val="22"/>
          <w:szCs w:val="22"/>
        </w:rPr>
        <w:t>2</w:t>
      </w:r>
    </w:p>
    <w:p w:rsidRPr="00656CAC" w:rsidR="0046273A" w:rsidP="00FA1209" w:rsidRDefault="00136EEE" w14:paraId="685C6457" w14:textId="5E22B196">
      <w:pPr>
        <w:pStyle w:val="Heading1"/>
        <w:rPr>
          <w:rFonts w:asciiTheme="minorHAnsi" w:hAnsiTheme="minorHAnsi" w:cstheme="minorHAnsi"/>
          <w:b/>
          <w:color w:val="auto"/>
          <w:sz w:val="22"/>
          <w:szCs w:val="22"/>
        </w:rPr>
      </w:pPr>
      <w:r w:rsidRPr="00656CAC">
        <w:rPr>
          <w:rFonts w:asciiTheme="minorHAnsi" w:hAnsiTheme="minorHAnsi" w:cstheme="minorHAnsi"/>
          <w:b/>
          <w:bCs/>
          <w:color w:val="auto"/>
          <w:sz w:val="22"/>
          <w:szCs w:val="22"/>
        </w:rPr>
        <w:t xml:space="preserve">Title of </w:t>
      </w:r>
      <w:r w:rsidRPr="00656CAC" w:rsidR="003B19AE">
        <w:rPr>
          <w:rFonts w:asciiTheme="minorHAnsi" w:hAnsiTheme="minorHAnsi" w:cstheme="minorHAnsi"/>
          <w:b/>
          <w:bCs/>
          <w:color w:val="auto"/>
          <w:sz w:val="22"/>
          <w:szCs w:val="22"/>
        </w:rPr>
        <w:t>research</w:t>
      </w:r>
    </w:p>
    <w:p w:rsidRPr="00656CAC" w:rsidR="60523A2D" w:rsidP="60523A2D" w:rsidRDefault="60523A2D" w14:paraId="3FBADE1C" w14:textId="3F9AD936">
      <w:pPr>
        <w:rPr>
          <w:rFonts w:asciiTheme="minorHAnsi" w:hAnsiTheme="minorHAnsi" w:cstheme="minorHAnsi"/>
          <w:sz w:val="22"/>
          <w:szCs w:val="22"/>
        </w:rPr>
      </w:pPr>
      <w:r w:rsidRPr="00656CAC">
        <w:rPr>
          <w:rFonts w:eastAsia="Arial" w:asciiTheme="minorHAnsi" w:hAnsiTheme="minorHAnsi" w:cstheme="minorHAnsi"/>
          <w:sz w:val="22"/>
          <w:szCs w:val="22"/>
        </w:rPr>
        <w:t>Graphical Perception of Position and Angle: A Replication and Follow-up of Cleveland &amp; McGill (1984)</w:t>
      </w:r>
    </w:p>
    <w:p w:rsidRPr="00656CAC" w:rsidR="0046273A" w:rsidP="37BE5709" w:rsidRDefault="00B85955" w14:paraId="55A49B20" w14:textId="733A228A">
      <w:pPr>
        <w:pStyle w:val="Heading1"/>
        <w:rPr>
          <w:rFonts w:asciiTheme="minorHAnsi" w:hAnsiTheme="minorHAnsi" w:cstheme="minorHAnsi"/>
          <w:b/>
          <w:bCs/>
          <w:color w:val="auto"/>
          <w:sz w:val="22"/>
          <w:szCs w:val="22"/>
        </w:rPr>
      </w:pPr>
      <w:r w:rsidRPr="00656CAC">
        <w:rPr>
          <w:rFonts w:asciiTheme="minorHAnsi" w:hAnsiTheme="minorHAnsi" w:cstheme="minorHAnsi"/>
          <w:b/>
          <w:bCs/>
          <w:color w:val="auto"/>
          <w:sz w:val="22"/>
          <w:szCs w:val="22"/>
        </w:rPr>
        <w:t>Name of principal</w:t>
      </w:r>
      <w:r w:rsidRPr="00656CAC" w:rsidR="00136EEE">
        <w:rPr>
          <w:rFonts w:asciiTheme="minorHAnsi" w:hAnsiTheme="minorHAnsi" w:cstheme="minorHAnsi"/>
          <w:b/>
          <w:bCs/>
          <w:color w:val="auto"/>
          <w:sz w:val="22"/>
          <w:szCs w:val="22"/>
        </w:rPr>
        <w:t xml:space="preserve"> investigator/researcher</w:t>
      </w:r>
      <w:r w:rsidRPr="00656CAC" w:rsidR="00A754A9">
        <w:rPr>
          <w:rFonts w:asciiTheme="minorHAnsi" w:hAnsiTheme="minorHAnsi" w:cstheme="minorHAnsi"/>
          <w:b/>
          <w:bCs/>
          <w:color w:val="auto"/>
          <w:sz w:val="22"/>
          <w:szCs w:val="22"/>
        </w:rPr>
        <w:t xml:space="preserve">: </w:t>
      </w:r>
      <w:r w:rsidRPr="00656CAC" w:rsidR="0728A7A5">
        <w:rPr>
          <w:rFonts w:asciiTheme="minorHAnsi" w:hAnsiTheme="minorHAnsi" w:cstheme="minorHAnsi"/>
          <w:color w:val="auto"/>
          <w:sz w:val="22"/>
          <w:szCs w:val="22"/>
        </w:rPr>
        <w:t>Idowu Afolabi Isaac Ojo</w:t>
      </w:r>
    </w:p>
    <w:p w:rsidRPr="00656CAC" w:rsidR="00D67CAF" w:rsidP="006477E7" w:rsidRDefault="005C3E5D" w14:paraId="7A7E3635" w14:textId="5474D31C">
      <w:pPr>
        <w:pStyle w:val="Heading1"/>
        <w:rPr>
          <w:rFonts w:asciiTheme="minorHAnsi" w:hAnsiTheme="minorHAnsi" w:cstheme="minorHAnsi"/>
          <w:b/>
          <w:color w:val="auto"/>
          <w:sz w:val="22"/>
          <w:szCs w:val="22"/>
        </w:rPr>
      </w:pPr>
      <w:r w:rsidRPr="00656CAC">
        <w:rPr>
          <w:rFonts w:asciiTheme="minorHAnsi" w:hAnsiTheme="minorHAnsi" w:cstheme="minorHAnsi"/>
          <w:b/>
          <w:bCs/>
          <w:color w:val="auto"/>
          <w:sz w:val="22"/>
          <w:szCs w:val="22"/>
        </w:rPr>
        <w:t>Invitation paragraph</w:t>
      </w:r>
      <w:r w:rsidRPr="00656CAC" w:rsidR="00D67CAF">
        <w:rPr>
          <w:rFonts w:asciiTheme="minorHAnsi" w:hAnsiTheme="minorHAnsi" w:cstheme="minorHAnsi"/>
          <w:color w:val="auto"/>
          <w:sz w:val="22"/>
          <w:szCs w:val="22"/>
        </w:rPr>
        <w:t xml:space="preserve"> </w:t>
      </w:r>
    </w:p>
    <w:p w:rsidR="00C26333" w:rsidP="6F9FDE09" w:rsidRDefault="6F9FDE09" w14:paraId="40200E53" w14:textId="00AF87C3">
      <w:pPr>
        <w:rPr>
          <w:ins w:author="JD" w:date="2026-06-22T08:39:00Z" w16du:dateUtc="2026-06-22T07:39:00Z" w:id="0"/>
          <w:rFonts w:eastAsia="Arial" w:asciiTheme="minorHAnsi" w:hAnsiTheme="minorHAnsi" w:cstheme="minorBidi"/>
          <w:sz w:val="22"/>
          <w:szCs w:val="22"/>
        </w:rPr>
      </w:pPr>
      <w:r w:rsidRPr="74450CE6">
        <w:rPr>
          <w:rFonts w:eastAsia="Arial" w:asciiTheme="minorHAnsi" w:hAnsiTheme="minorHAnsi" w:cstheme="minorBidi"/>
          <w:sz w:val="22"/>
          <w:szCs w:val="22"/>
        </w:rPr>
        <w:t xml:space="preserve">We would like to invite you to take part in our research study. Before you take part, we would like </w:t>
      </w:r>
      <w:commentRangeStart w:id="1"/>
      <w:r w:rsidRPr="74450CE6">
        <w:rPr>
          <w:rFonts w:eastAsia="Arial" w:asciiTheme="minorHAnsi" w:hAnsiTheme="minorHAnsi" w:cstheme="minorBidi"/>
          <w:sz w:val="22"/>
          <w:szCs w:val="22"/>
        </w:rPr>
        <w:t xml:space="preserve">you </w:t>
      </w:r>
      <w:r w:rsidRPr="74450CE6" w:rsidR="006551A5">
        <w:rPr>
          <w:rFonts w:eastAsia="Arial" w:asciiTheme="minorHAnsi" w:hAnsiTheme="minorHAnsi" w:cstheme="minorBidi"/>
          <w:sz w:val="22"/>
          <w:szCs w:val="22"/>
        </w:rPr>
        <w:t xml:space="preserve">to </w:t>
      </w:r>
      <w:r w:rsidRPr="74450CE6">
        <w:rPr>
          <w:rFonts w:eastAsia="Arial" w:asciiTheme="minorHAnsi" w:hAnsiTheme="minorHAnsi" w:cstheme="minorBidi"/>
          <w:sz w:val="22"/>
          <w:szCs w:val="22"/>
        </w:rPr>
        <w:t>understand why the research is being done and what it would involve</w:t>
      </w:r>
      <w:r w:rsidRPr="0B4EE22F">
        <w:rPr>
          <w:rFonts w:eastAsia="Arial" w:asciiTheme="minorHAnsi" w:hAnsiTheme="minorHAnsi" w:cstheme="minorBidi"/>
          <w:sz w:val="22"/>
          <w:szCs w:val="22"/>
        </w:rPr>
        <w:t>.</w:t>
      </w:r>
      <w:commentRangeEnd w:id="1"/>
      <w:r w:rsidR="00233722">
        <w:rPr>
          <w:rStyle w:val="CommentReference"/>
          <w:rFonts w:eastAsia="Arial" w:asciiTheme="minorHAnsi" w:hAnsiTheme="minorHAnsi" w:cstheme="minorBidi"/>
          <w:sz w:val="22"/>
          <w:szCs w:val="22"/>
        </w:rPr>
        <w:commentReference w:id="1"/>
      </w:r>
    </w:p>
    <w:p w:rsidRPr="00656CAC" w:rsidR="6F9FDE09" w:rsidP="398D15B5" w:rsidRDefault="6F9FDE09" w14:paraId="499F7600" w14:textId="1937DC27">
      <w:pPr>
        <w:rPr>
          <w:rFonts w:ascii="Calibri" w:hAnsi="Calibri" w:eastAsia="Arial" w:cs="Calibri" w:asciiTheme="minorAscii" w:hAnsiTheme="minorAscii" w:cstheme="minorAscii"/>
          <w:sz w:val="22"/>
          <w:szCs w:val="22"/>
        </w:rPr>
      </w:pPr>
      <w:r w:rsidRPr="398D15B5" w:rsidR="6F9FDE09">
        <w:rPr>
          <w:rFonts w:ascii="Calibri" w:hAnsi="Calibri" w:eastAsia="Arial" w:cs="Calibri" w:asciiTheme="minorAscii" w:hAnsiTheme="minorAscii" w:cstheme="minorAscii"/>
          <w:sz w:val="22"/>
          <w:szCs w:val="22"/>
        </w:rPr>
        <w:t xml:space="preserve">Please read the following information carefully </w:t>
      </w:r>
    </w:p>
    <w:p w:rsidRPr="00656CAC" w:rsidR="00C070AD" w:rsidP="005C3E5D" w:rsidRDefault="00C070AD" w14:paraId="346A00C9" w14:textId="5F60F959">
      <w:pPr>
        <w:pStyle w:val="Heading1"/>
        <w:rPr>
          <w:rFonts w:asciiTheme="minorHAnsi" w:hAnsiTheme="minorHAnsi" w:cstheme="minorHAnsi"/>
          <w:b/>
          <w:color w:val="auto"/>
          <w:sz w:val="22"/>
          <w:szCs w:val="22"/>
        </w:rPr>
      </w:pPr>
      <w:r w:rsidRPr="00656CAC">
        <w:rPr>
          <w:rFonts w:asciiTheme="minorHAnsi" w:hAnsiTheme="minorHAnsi" w:cstheme="minorHAnsi"/>
          <w:b/>
          <w:bCs/>
          <w:color w:val="auto"/>
          <w:sz w:val="22"/>
          <w:szCs w:val="22"/>
        </w:rPr>
        <w:t xml:space="preserve">What is the purpose of the </w:t>
      </w:r>
      <w:r w:rsidRPr="00656CAC" w:rsidR="00F54CA7">
        <w:rPr>
          <w:rFonts w:asciiTheme="minorHAnsi" w:hAnsiTheme="minorHAnsi" w:cstheme="minorHAnsi"/>
          <w:b/>
          <w:bCs/>
          <w:color w:val="auto"/>
          <w:sz w:val="22"/>
          <w:szCs w:val="22"/>
        </w:rPr>
        <w:t>research</w:t>
      </w:r>
      <w:r w:rsidRPr="00656CAC">
        <w:rPr>
          <w:rFonts w:asciiTheme="minorHAnsi" w:hAnsiTheme="minorHAnsi" w:cstheme="minorHAnsi"/>
          <w:b/>
          <w:bCs/>
          <w:color w:val="auto"/>
          <w:sz w:val="22"/>
          <w:szCs w:val="22"/>
        </w:rPr>
        <w:t>?</w:t>
      </w:r>
    </w:p>
    <w:p w:rsidR="00C26333" w:rsidP="34AEE803" w:rsidRDefault="343D08FA" w14:paraId="50B8B033" w14:textId="5DAF9428">
      <w:pPr>
        <w:pStyle w:val="ListParagraph"/>
        <w:ind w:left="0"/>
        <w:rPr>
          <w:rFonts w:asciiTheme="minorHAnsi" w:hAnsiTheme="minorHAnsi" w:cstheme="minorBidi"/>
          <w:color w:val="000000" w:themeColor="text1"/>
          <w:sz w:val="22"/>
          <w:szCs w:val="22"/>
        </w:rPr>
      </w:pPr>
      <w:r w:rsidRPr="196EB6A5">
        <w:rPr>
          <w:rFonts w:asciiTheme="minorHAnsi" w:hAnsiTheme="minorHAnsi" w:cstheme="minorBidi"/>
          <w:color w:val="000000" w:themeColor="text1"/>
          <w:sz w:val="22"/>
          <w:szCs w:val="22"/>
        </w:rPr>
        <w:t>This study investigates how accurately people estimate quantities from different types of charts.</w:t>
      </w:r>
    </w:p>
    <w:p w:rsidRPr="00656CAC" w:rsidR="343D08FA" w:rsidP="34AEE803" w:rsidRDefault="2505C106" w14:paraId="6A4D1E8E" w14:textId="51FEAE18">
      <w:pPr>
        <w:pStyle w:val="ListParagraph"/>
        <w:ind w:left="0"/>
        <w:rPr>
          <w:rFonts w:asciiTheme="minorHAnsi" w:hAnsiTheme="minorHAnsi" w:cstheme="minorBidi"/>
          <w:color w:val="000000" w:themeColor="text1"/>
          <w:sz w:val="22"/>
          <w:szCs w:val="22"/>
        </w:rPr>
      </w:pPr>
      <w:r w:rsidRPr="570EA5AD">
        <w:rPr>
          <w:rFonts w:asciiTheme="minorHAnsi" w:hAnsiTheme="minorHAnsi" w:cstheme="minorBidi"/>
          <w:color w:val="000000" w:themeColor="text1"/>
          <w:sz w:val="22"/>
          <w:szCs w:val="22"/>
        </w:rPr>
        <w:t>I</w:t>
      </w:r>
      <w:r w:rsidRPr="570EA5AD" w:rsidR="5CC91B7C">
        <w:rPr>
          <w:rFonts w:asciiTheme="minorHAnsi" w:hAnsiTheme="minorHAnsi" w:cstheme="minorBidi"/>
          <w:color w:val="000000" w:themeColor="text1"/>
          <w:sz w:val="22"/>
          <w:szCs w:val="22"/>
        </w:rPr>
        <w:t>t</w:t>
      </w:r>
      <w:r w:rsidRPr="1113242B" w:rsidR="5CC91B7C">
        <w:rPr>
          <w:rFonts w:asciiTheme="minorHAnsi" w:hAnsiTheme="minorHAnsi" w:cstheme="minorBidi"/>
          <w:color w:val="000000" w:themeColor="text1"/>
          <w:sz w:val="22"/>
          <w:szCs w:val="22"/>
        </w:rPr>
        <w:t xml:space="preserve"> </w:t>
      </w:r>
      <w:r w:rsidRPr="75C64EF2" w:rsidR="343D08FA">
        <w:rPr>
          <w:rFonts w:asciiTheme="minorHAnsi" w:hAnsiTheme="minorHAnsi" w:cstheme="minorBidi"/>
          <w:color w:val="000000" w:themeColor="text1"/>
          <w:sz w:val="22"/>
          <w:szCs w:val="22"/>
        </w:rPr>
        <w:t xml:space="preserve">compares visual estimates made from bar charts and pie charts. The study is a replication and follow-up of a classic </w:t>
      </w:r>
      <w:r w:rsidRPr="75C64EF2" w:rsidR="00C26333">
        <w:rPr>
          <w:rFonts w:asciiTheme="minorHAnsi" w:hAnsiTheme="minorHAnsi" w:cstheme="minorBidi"/>
          <w:color w:val="000000" w:themeColor="text1"/>
          <w:sz w:val="22"/>
          <w:szCs w:val="22"/>
        </w:rPr>
        <w:t>study</w:t>
      </w:r>
      <w:r w:rsidRPr="75C64EF2" w:rsidR="343D08FA">
        <w:rPr>
          <w:rFonts w:asciiTheme="minorHAnsi" w:hAnsiTheme="minorHAnsi" w:cstheme="minorBidi"/>
          <w:color w:val="000000" w:themeColor="text1"/>
          <w:sz w:val="22"/>
          <w:szCs w:val="22"/>
        </w:rPr>
        <w:t xml:space="preserve"> in graphical perception by Cleveland and McGill (1984).</w:t>
      </w:r>
    </w:p>
    <w:p w:rsidRPr="00656CAC" w:rsidR="484ADC13" w:rsidP="484ADC13" w:rsidRDefault="484ADC13" w14:paraId="2A9BF098" w14:textId="17165B69">
      <w:pPr>
        <w:pStyle w:val="ListParagraph"/>
        <w:ind w:left="0"/>
        <w:rPr>
          <w:rFonts w:asciiTheme="minorHAnsi" w:hAnsiTheme="minorHAnsi" w:cstheme="minorHAnsi"/>
          <w:color w:val="000000" w:themeColor="text1"/>
          <w:sz w:val="22"/>
          <w:szCs w:val="22"/>
        </w:rPr>
      </w:pPr>
    </w:p>
    <w:p w:rsidR="00C26333" w:rsidP="34AEE803" w:rsidRDefault="343D08FA" w14:paraId="2739BA47" w14:textId="13356938">
      <w:pPr>
        <w:pStyle w:val="ListParagraph"/>
        <w:ind w:left="0"/>
        <w:rPr>
          <w:ins w:author="JD" w:date="2026-06-22T08:39:00Z" w16du:dateUtc="2026-06-22T07:39:00Z" w:id="3"/>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 xml:space="preserve">The original </w:t>
      </w:r>
      <w:r w:rsidR="00C26333">
        <w:rPr>
          <w:rFonts w:asciiTheme="minorHAnsi" w:hAnsiTheme="minorHAnsi" w:cstheme="minorHAnsi"/>
          <w:color w:val="000000" w:themeColor="text1"/>
          <w:sz w:val="22"/>
          <w:szCs w:val="22"/>
        </w:rPr>
        <w:t>work</w:t>
      </w:r>
      <w:r w:rsidRPr="00656CAC">
        <w:rPr>
          <w:rFonts w:asciiTheme="minorHAnsi" w:hAnsiTheme="minorHAnsi" w:cstheme="minorHAnsi"/>
          <w:color w:val="000000" w:themeColor="text1"/>
          <w:sz w:val="22"/>
          <w:szCs w:val="22"/>
        </w:rPr>
        <w:t xml:space="preserve"> tested how accurately people estimated one chart value as a percentage of another chart value. Our study will repeat this type of task and will also test a related task: estimating one chart value as a percentage of the </w:t>
      </w:r>
      <w:r w:rsidRPr="00656CAC" w:rsidR="00E825A6">
        <w:rPr>
          <w:rFonts w:asciiTheme="minorHAnsi" w:hAnsiTheme="minorHAnsi" w:cstheme="minorHAnsi"/>
          <w:color w:val="000000" w:themeColor="text1"/>
          <w:sz w:val="22"/>
          <w:szCs w:val="22"/>
        </w:rPr>
        <w:t xml:space="preserve">sum </w:t>
      </w:r>
      <w:r w:rsidR="00C26333">
        <w:rPr>
          <w:rFonts w:asciiTheme="minorHAnsi" w:hAnsiTheme="minorHAnsi" w:cstheme="minorHAnsi"/>
          <w:color w:val="000000" w:themeColor="text1"/>
          <w:sz w:val="22"/>
          <w:szCs w:val="22"/>
        </w:rPr>
        <w:t xml:space="preserve">or total </w:t>
      </w:r>
      <w:r w:rsidRPr="00656CAC" w:rsidR="00E825A6">
        <w:rPr>
          <w:rFonts w:asciiTheme="minorHAnsi" w:hAnsiTheme="minorHAnsi" w:cstheme="minorHAnsi"/>
          <w:color w:val="000000" w:themeColor="text1"/>
          <w:sz w:val="22"/>
          <w:szCs w:val="22"/>
        </w:rPr>
        <w:t xml:space="preserve">of all the values </w:t>
      </w:r>
      <w:r w:rsidR="00C26333">
        <w:rPr>
          <w:rFonts w:asciiTheme="minorHAnsi" w:hAnsiTheme="minorHAnsi" w:cstheme="minorHAnsi"/>
          <w:color w:val="000000" w:themeColor="text1"/>
          <w:sz w:val="22"/>
          <w:szCs w:val="22"/>
        </w:rPr>
        <w:t xml:space="preserve">shown </w:t>
      </w:r>
      <w:r w:rsidRPr="00656CAC" w:rsidR="00E825A6">
        <w:rPr>
          <w:rFonts w:asciiTheme="minorHAnsi" w:hAnsiTheme="minorHAnsi" w:cstheme="minorHAnsi"/>
          <w:color w:val="000000" w:themeColor="text1"/>
          <w:sz w:val="22"/>
          <w:szCs w:val="22"/>
        </w:rPr>
        <w:t>in the chart</w:t>
      </w:r>
      <w:r w:rsidRPr="00656CAC">
        <w:rPr>
          <w:rFonts w:asciiTheme="minorHAnsi" w:hAnsiTheme="minorHAnsi" w:cstheme="minorHAnsi"/>
          <w:color w:val="000000" w:themeColor="text1"/>
          <w:sz w:val="22"/>
          <w:szCs w:val="22"/>
        </w:rPr>
        <w:t xml:space="preserve">. </w:t>
      </w:r>
    </w:p>
    <w:p w:rsidRPr="00656CAC" w:rsidR="343D08FA" w:rsidP="34AEE803" w:rsidRDefault="343D08FA" w14:paraId="79644801" w14:textId="1D497C7E">
      <w:pPr>
        <w:pStyle w:val="ListParagraph"/>
        <w:ind w:left="0"/>
        <w:rPr>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This will help us understand whether bar charts and pie charts support different comparison tasks equally well.</w:t>
      </w:r>
    </w:p>
    <w:p w:rsidRPr="00656CAC" w:rsidR="343D08FA" w:rsidP="34AEE803" w:rsidRDefault="343D08FA" w14:paraId="0226450C" w14:textId="3F8DDE3D">
      <w:pPr>
        <w:pStyle w:val="ListParagraph"/>
        <w:ind w:left="0"/>
        <w:rPr>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 xml:space="preserve">The study is being conducted as part of a PhD Data </w:t>
      </w:r>
      <w:r w:rsidRPr="00656CAC" w:rsidR="00A15EF2">
        <w:rPr>
          <w:rFonts w:asciiTheme="minorHAnsi" w:hAnsiTheme="minorHAnsi" w:cstheme="minorHAnsi"/>
          <w:color w:val="000000" w:themeColor="text1"/>
          <w:sz w:val="22"/>
          <w:szCs w:val="22"/>
        </w:rPr>
        <w:t>Visualization</w:t>
      </w:r>
      <w:r w:rsidRPr="00656CAC">
        <w:rPr>
          <w:rFonts w:asciiTheme="minorHAnsi" w:hAnsiTheme="minorHAnsi" w:cstheme="minorHAnsi"/>
          <w:color w:val="000000" w:themeColor="text1"/>
          <w:sz w:val="22"/>
          <w:szCs w:val="22"/>
        </w:rPr>
        <w:t xml:space="preserve"> research project at City St George's</w:t>
      </w:r>
      <w:r w:rsidR="00C26333">
        <w:rPr>
          <w:rFonts w:asciiTheme="minorHAnsi" w:hAnsiTheme="minorHAnsi" w:cstheme="minorHAnsi"/>
          <w:color w:val="000000" w:themeColor="text1"/>
          <w:sz w:val="22"/>
          <w:szCs w:val="22"/>
        </w:rPr>
        <w:t xml:space="preserve"> and the </w:t>
      </w:r>
      <w:r w:rsidRPr="00656CAC">
        <w:rPr>
          <w:rFonts w:asciiTheme="minorHAnsi" w:hAnsiTheme="minorHAnsi" w:cstheme="minorHAnsi"/>
          <w:color w:val="000000" w:themeColor="text1"/>
          <w:sz w:val="22"/>
          <w:szCs w:val="22"/>
        </w:rPr>
        <w:t xml:space="preserve">University of Warwick. </w:t>
      </w:r>
    </w:p>
    <w:p w:rsidRPr="00656CAC" w:rsidR="484ADC13" w:rsidP="484ADC13" w:rsidRDefault="484ADC13" w14:paraId="479E328A" w14:textId="54960A61">
      <w:pPr>
        <w:pStyle w:val="ListParagraph"/>
        <w:ind w:left="0"/>
        <w:rPr>
          <w:rFonts w:asciiTheme="minorHAnsi" w:hAnsiTheme="minorHAnsi" w:cstheme="minorHAnsi"/>
          <w:color w:val="000000" w:themeColor="text1"/>
          <w:sz w:val="22"/>
          <w:szCs w:val="22"/>
        </w:rPr>
      </w:pPr>
    </w:p>
    <w:p w:rsidRPr="00656CAC" w:rsidR="343D08FA" w:rsidP="7CE775DF" w:rsidRDefault="343D08FA" w14:paraId="5DFECA2E" w14:textId="35DC3A0A">
      <w:pPr>
        <w:pStyle w:val="ListParagraph"/>
        <w:ind w:left="0"/>
        <w:rPr>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 xml:space="preserve">The online task is expected to take </w:t>
      </w:r>
      <w:r w:rsidRPr="00656CAC" w:rsidR="5E73C2E6">
        <w:rPr>
          <w:rFonts w:asciiTheme="minorHAnsi" w:hAnsiTheme="minorHAnsi" w:cstheme="minorHAnsi"/>
          <w:color w:val="000000" w:themeColor="text1"/>
          <w:sz w:val="22"/>
          <w:szCs w:val="22"/>
        </w:rPr>
        <w:t>2</w:t>
      </w:r>
      <w:r w:rsidRPr="00656CAC" w:rsidR="7CE24025">
        <w:rPr>
          <w:rFonts w:asciiTheme="minorHAnsi" w:hAnsiTheme="minorHAnsi" w:cstheme="minorHAnsi"/>
          <w:color w:val="000000" w:themeColor="text1"/>
          <w:sz w:val="22"/>
          <w:szCs w:val="22"/>
        </w:rPr>
        <w:t>0</w:t>
      </w:r>
      <w:r w:rsidRPr="00656CAC" w:rsidR="6D23EF13">
        <w:rPr>
          <w:rFonts w:asciiTheme="minorHAnsi" w:hAnsiTheme="minorHAnsi" w:cstheme="minorHAnsi"/>
          <w:color w:val="000000" w:themeColor="text1"/>
          <w:sz w:val="22"/>
          <w:szCs w:val="22"/>
        </w:rPr>
        <w:t xml:space="preserve"> </w:t>
      </w:r>
      <w:r w:rsidRPr="00656CAC" w:rsidR="7E69DC0B">
        <w:rPr>
          <w:rFonts w:asciiTheme="minorHAnsi" w:hAnsiTheme="minorHAnsi" w:cstheme="minorHAnsi"/>
          <w:color w:val="000000" w:themeColor="text1"/>
          <w:sz w:val="22"/>
          <w:szCs w:val="22"/>
        </w:rPr>
        <w:t>minutes o</w:t>
      </w:r>
      <w:r w:rsidRPr="00656CAC" w:rsidR="00E825A6">
        <w:rPr>
          <w:rFonts w:asciiTheme="minorHAnsi" w:hAnsiTheme="minorHAnsi" w:cstheme="minorHAnsi"/>
          <w:color w:val="000000" w:themeColor="text1"/>
          <w:sz w:val="22"/>
          <w:szCs w:val="22"/>
        </w:rPr>
        <w:t xml:space="preserve">n </w:t>
      </w:r>
      <w:r w:rsidRPr="00656CAC" w:rsidR="7E69DC0B">
        <w:rPr>
          <w:rFonts w:asciiTheme="minorHAnsi" w:hAnsiTheme="minorHAnsi" w:cstheme="minorHAnsi"/>
          <w:color w:val="000000" w:themeColor="text1"/>
          <w:sz w:val="22"/>
          <w:szCs w:val="22"/>
        </w:rPr>
        <w:t xml:space="preserve">average </w:t>
      </w:r>
      <w:r w:rsidRPr="00656CAC" w:rsidR="1300A3A4">
        <w:rPr>
          <w:rFonts w:asciiTheme="minorHAnsi" w:hAnsiTheme="minorHAnsi" w:cstheme="minorHAnsi"/>
          <w:color w:val="000000" w:themeColor="text1"/>
          <w:sz w:val="22"/>
          <w:szCs w:val="22"/>
        </w:rPr>
        <w:t xml:space="preserve">and </w:t>
      </w:r>
      <w:r w:rsidRPr="00656CAC" w:rsidR="6C44EDAA">
        <w:rPr>
          <w:rFonts w:asciiTheme="minorHAnsi" w:hAnsiTheme="minorHAnsi" w:cstheme="minorHAnsi"/>
          <w:color w:val="000000" w:themeColor="text1"/>
          <w:sz w:val="22"/>
          <w:szCs w:val="22"/>
        </w:rPr>
        <w:t>3</w:t>
      </w:r>
      <w:r w:rsidRPr="00656CAC" w:rsidR="3094B5F9">
        <w:rPr>
          <w:rFonts w:asciiTheme="minorHAnsi" w:hAnsiTheme="minorHAnsi" w:cstheme="minorHAnsi"/>
          <w:color w:val="000000" w:themeColor="text1"/>
          <w:sz w:val="22"/>
          <w:szCs w:val="22"/>
        </w:rPr>
        <w:t>0</w:t>
      </w:r>
      <w:r w:rsidRPr="00656CAC">
        <w:rPr>
          <w:rFonts w:asciiTheme="minorHAnsi" w:hAnsiTheme="minorHAnsi" w:cstheme="minorHAnsi"/>
          <w:color w:val="000000" w:themeColor="text1"/>
          <w:sz w:val="22"/>
          <w:szCs w:val="22"/>
        </w:rPr>
        <w:t xml:space="preserve"> minutes</w:t>
      </w:r>
      <w:r w:rsidRPr="00656CAC" w:rsidR="1300A3A4">
        <w:rPr>
          <w:rFonts w:asciiTheme="minorHAnsi" w:hAnsiTheme="minorHAnsi" w:cstheme="minorHAnsi"/>
          <w:color w:val="000000" w:themeColor="text1"/>
          <w:sz w:val="22"/>
          <w:szCs w:val="22"/>
        </w:rPr>
        <w:t xml:space="preserve"> maximum</w:t>
      </w:r>
      <w:r w:rsidRPr="00656CAC">
        <w:rPr>
          <w:rFonts w:asciiTheme="minorHAnsi" w:hAnsiTheme="minorHAnsi" w:cstheme="minorHAnsi"/>
          <w:color w:val="000000" w:themeColor="text1"/>
          <w:sz w:val="22"/>
          <w:szCs w:val="22"/>
        </w:rPr>
        <w:t>.</w:t>
      </w:r>
    </w:p>
    <w:p w:rsidRPr="00656CAC" w:rsidR="00741061" w:rsidP="005C3E5D" w:rsidRDefault="00741061" w14:paraId="6070E700" w14:textId="77777777">
      <w:pPr>
        <w:pStyle w:val="Heading1"/>
        <w:rPr>
          <w:rFonts w:asciiTheme="minorHAnsi" w:hAnsiTheme="minorHAnsi" w:cstheme="minorHAnsi"/>
          <w:b/>
          <w:color w:val="auto"/>
          <w:sz w:val="22"/>
          <w:szCs w:val="22"/>
        </w:rPr>
      </w:pPr>
      <w:r w:rsidRPr="00656CAC">
        <w:rPr>
          <w:rFonts w:asciiTheme="minorHAnsi" w:hAnsiTheme="minorHAnsi" w:cstheme="minorHAnsi"/>
          <w:b/>
          <w:bCs/>
          <w:color w:val="auto"/>
          <w:sz w:val="22"/>
          <w:szCs w:val="22"/>
        </w:rPr>
        <w:t>Why have I been invited to take part?</w:t>
      </w:r>
    </w:p>
    <w:p w:rsidRPr="00656CAC" w:rsidR="3D4218DE" w:rsidP="3D4218DE" w:rsidRDefault="3D4218DE" w14:paraId="68420D9C" w14:textId="265D55E3">
      <w:pPr>
        <w:spacing w:after="240"/>
        <w:rPr>
          <w:rFonts w:asciiTheme="minorHAnsi" w:hAnsiTheme="minorHAnsi" w:cstheme="minorHAnsi"/>
          <w:sz w:val="22"/>
          <w:szCs w:val="22"/>
        </w:rPr>
      </w:pPr>
      <w:r w:rsidRPr="00656CAC">
        <w:rPr>
          <w:rFonts w:asciiTheme="minorHAnsi" w:hAnsiTheme="minorHAnsi" w:cstheme="minorHAnsi"/>
          <w:sz w:val="22"/>
          <w:szCs w:val="22"/>
        </w:rPr>
        <w:t>You have been invited because you are registered on Prolific and meet the study eligibility criteria. To take part, you must:</w:t>
      </w:r>
    </w:p>
    <w:p w:rsidRPr="00656CAC" w:rsidR="3D4218DE" w:rsidP="7CE775DF" w:rsidRDefault="3D4218DE" w14:paraId="0948E316" w14:textId="5274D628">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be aged 18 or over;</w:t>
      </w:r>
    </w:p>
    <w:p w:rsidRPr="00656CAC" w:rsidR="3D4218DE" w:rsidP="7CE775DF" w:rsidRDefault="3D4218DE" w14:paraId="30F42C41" w14:textId="6375DC00">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be fluent in English;</w:t>
      </w:r>
    </w:p>
    <w:p w:rsidRPr="00656CAC" w:rsidR="3D4218DE" w:rsidP="7CE775DF" w:rsidRDefault="3D4218DE" w14:paraId="25485EFF" w14:textId="5939E85D">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have normal or corrected-to-normal vision;</w:t>
      </w:r>
    </w:p>
    <w:p w:rsidRPr="00656CAC" w:rsidR="3D4218DE" w:rsidP="7CE775DF" w:rsidRDefault="3D4218DE" w14:paraId="4FA0105D" w14:textId="69E36A05">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use a desktop or laptop computer rather than a mobile phone or tablet;</w:t>
      </w:r>
    </w:p>
    <w:p w:rsidRPr="00656CAC" w:rsidR="3D4218DE" w:rsidP="7CE775DF" w:rsidRDefault="3D4218DE" w14:paraId="33AA0CF1" w14:textId="3F10FA6E">
      <w:pPr>
        <w:pStyle w:val="ListParagraph"/>
        <w:numPr>
          <w:ilvl w:val="0"/>
          <w:numId w:val="17"/>
        </w:numPr>
        <w:rPr>
          <w:rFonts w:asciiTheme="minorHAnsi" w:hAnsiTheme="minorHAnsi" w:cstheme="minorHAnsi"/>
          <w:sz w:val="22"/>
          <w:szCs w:val="22"/>
        </w:rPr>
      </w:pPr>
      <w:r w:rsidRPr="00656CAC">
        <w:rPr>
          <w:rFonts w:asciiTheme="minorHAnsi" w:hAnsiTheme="minorHAnsi" w:cstheme="minorHAnsi"/>
          <w:sz w:val="22"/>
          <w:szCs w:val="22"/>
        </w:rPr>
        <w:t>be able to complete a short online visual judgement task</w:t>
      </w:r>
      <w:r w:rsidRPr="00656CAC" w:rsidR="008B5EEA">
        <w:rPr>
          <w:rFonts w:asciiTheme="minorHAnsi" w:hAnsiTheme="minorHAnsi" w:cstheme="minorHAnsi"/>
          <w:sz w:val="22"/>
          <w:szCs w:val="22"/>
        </w:rPr>
        <w:t>.</w:t>
      </w:r>
    </w:p>
    <w:p w:rsidRPr="00656CAC" w:rsidR="00741061" w:rsidP="005C3E5D" w:rsidRDefault="00741061" w14:paraId="1A2A86AD" w14:textId="77777777">
      <w:pPr>
        <w:pStyle w:val="Heading1"/>
        <w:rPr>
          <w:rFonts w:asciiTheme="minorHAnsi" w:hAnsiTheme="minorHAnsi" w:cstheme="minorHAnsi"/>
          <w:b/>
          <w:color w:val="auto"/>
          <w:sz w:val="22"/>
          <w:szCs w:val="22"/>
        </w:rPr>
      </w:pPr>
      <w:r w:rsidRPr="00656CAC">
        <w:rPr>
          <w:rFonts w:asciiTheme="minorHAnsi" w:hAnsiTheme="minorHAnsi" w:cstheme="minorHAnsi"/>
          <w:b/>
          <w:color w:val="auto"/>
          <w:sz w:val="22"/>
          <w:szCs w:val="22"/>
        </w:rPr>
        <w:t>Do I have to take part?</w:t>
      </w:r>
    </w:p>
    <w:p w:rsidRPr="00656CAC" w:rsidR="00741061" w:rsidP="7CE775DF" w:rsidRDefault="00741061" w14:paraId="21621CC1" w14:textId="5DAF70E6">
      <w:pPr>
        <w:pStyle w:val="ListParagraph"/>
        <w:ind w:left="0"/>
        <w:rPr>
          <w:rFonts w:asciiTheme="minorHAnsi" w:hAnsiTheme="minorHAnsi" w:cstheme="minorBidi"/>
          <w:color w:val="FF0000"/>
          <w:sz w:val="22"/>
          <w:szCs w:val="22"/>
        </w:rPr>
      </w:pPr>
      <w:r w:rsidRPr="0C35E5B9">
        <w:rPr>
          <w:rFonts w:asciiTheme="minorHAnsi" w:hAnsiTheme="minorHAnsi" w:cstheme="minorBidi"/>
          <w:sz w:val="22"/>
          <w:szCs w:val="22"/>
          <w:shd w:val="clear" w:color="auto" w:fill="FFFFFF"/>
        </w:rPr>
        <w:t xml:space="preserve">Participation in the project is </w:t>
      </w:r>
      <w:r w:rsidRPr="0C35E5B9" w:rsidR="005B6FFC">
        <w:rPr>
          <w:rFonts w:asciiTheme="minorHAnsi" w:hAnsiTheme="minorHAnsi" w:cstheme="minorBidi"/>
          <w:sz w:val="22"/>
          <w:szCs w:val="22"/>
          <w:shd w:val="clear" w:color="auto" w:fill="FFFFFF"/>
        </w:rPr>
        <w:t xml:space="preserve">completely </w:t>
      </w:r>
      <w:r w:rsidRPr="0C35E5B9">
        <w:rPr>
          <w:rFonts w:asciiTheme="minorHAnsi" w:hAnsiTheme="minorHAnsi" w:cstheme="minorBidi"/>
          <w:sz w:val="22"/>
          <w:szCs w:val="22"/>
          <w:shd w:val="clear" w:color="auto" w:fill="FFFFFF"/>
        </w:rPr>
        <w:t>voluntary</w:t>
      </w:r>
      <w:r w:rsidRPr="0C35E5B9" w:rsidR="005B6FFC">
        <w:rPr>
          <w:rFonts w:asciiTheme="minorHAnsi" w:hAnsiTheme="minorHAnsi" w:cstheme="minorBidi"/>
          <w:sz w:val="22"/>
          <w:szCs w:val="22"/>
          <w:shd w:val="clear" w:color="auto" w:fill="FFFFFF"/>
        </w:rPr>
        <w:t xml:space="preserve">, and you are free to </w:t>
      </w:r>
      <w:r w:rsidRPr="0C35E5B9" w:rsidR="0034065D">
        <w:rPr>
          <w:rFonts w:asciiTheme="minorHAnsi" w:hAnsiTheme="minorHAnsi" w:cstheme="minorBidi"/>
          <w:sz w:val="22"/>
          <w:szCs w:val="22"/>
          <w:shd w:val="clear" w:color="auto" w:fill="FFFFFF"/>
        </w:rPr>
        <w:t>choose</w:t>
      </w:r>
      <w:r w:rsidRPr="0C35E5B9" w:rsidR="005B6FFC">
        <w:rPr>
          <w:rFonts w:asciiTheme="minorHAnsi" w:hAnsiTheme="minorHAnsi" w:cstheme="minorBidi"/>
          <w:sz w:val="22"/>
          <w:szCs w:val="22"/>
          <w:shd w:val="clear" w:color="auto" w:fill="FFFFFF"/>
        </w:rPr>
        <w:t xml:space="preserve"> not to complete the </w:t>
      </w:r>
      <w:r w:rsidRPr="0C35E5B9" w:rsidR="273F406B">
        <w:rPr>
          <w:rFonts w:asciiTheme="minorHAnsi" w:hAnsiTheme="minorHAnsi" w:cstheme="minorBidi"/>
          <w:sz w:val="22"/>
          <w:szCs w:val="22"/>
        </w:rPr>
        <w:t>study</w:t>
      </w:r>
      <w:r w:rsidRPr="0C35E5B9" w:rsidR="005B6FFC">
        <w:rPr>
          <w:rFonts w:asciiTheme="minorHAnsi" w:hAnsiTheme="minorHAnsi" w:cstheme="minorBidi"/>
          <w:sz w:val="22"/>
          <w:szCs w:val="22"/>
          <w:shd w:val="clear" w:color="auto" w:fill="FFFFFF"/>
        </w:rPr>
        <w:t>.</w:t>
      </w:r>
      <w:r w:rsidRPr="0C35E5B9">
        <w:rPr>
          <w:rFonts w:asciiTheme="minorHAnsi" w:hAnsiTheme="minorHAnsi" w:cstheme="minorBidi"/>
          <w:sz w:val="22"/>
          <w:szCs w:val="22"/>
          <w:shd w:val="clear" w:color="auto" w:fill="FFFFFF"/>
        </w:rPr>
        <w:t xml:space="preserve"> You can </w:t>
      </w:r>
      <w:r w:rsidRPr="0C35E5B9" w:rsidR="00CD3D30">
        <w:rPr>
          <w:rFonts w:asciiTheme="minorHAnsi" w:hAnsiTheme="minorHAnsi" w:cstheme="minorBidi"/>
          <w:sz w:val="22"/>
          <w:szCs w:val="22"/>
          <w:shd w:val="clear" w:color="auto" w:fill="FFFFFF"/>
        </w:rPr>
        <w:t xml:space="preserve">stop </w:t>
      </w:r>
      <w:r w:rsidRPr="0C35E5B9" w:rsidR="00CD3D30">
        <w:rPr>
          <w:rFonts w:asciiTheme="minorHAnsi" w:hAnsiTheme="minorHAnsi" w:cstheme="minorBidi"/>
          <w:sz w:val="22"/>
          <w:szCs w:val="22"/>
        </w:rPr>
        <w:t xml:space="preserve">participating at any point during the survey by exiting the webpage. </w:t>
      </w:r>
      <w:r w:rsidRPr="0C35E5B9">
        <w:rPr>
          <w:rFonts w:asciiTheme="minorHAnsi" w:hAnsiTheme="minorHAnsi" w:cstheme="minorBidi"/>
          <w:sz w:val="22"/>
          <w:szCs w:val="22"/>
        </w:rPr>
        <w:t xml:space="preserve">It is up to you to decide </w:t>
      </w:r>
      <w:r w:rsidRPr="0C35E5B9" w:rsidR="0034065D">
        <w:rPr>
          <w:rFonts w:asciiTheme="minorHAnsi" w:hAnsiTheme="minorHAnsi" w:cstheme="minorBidi"/>
          <w:sz w:val="22"/>
          <w:szCs w:val="22"/>
        </w:rPr>
        <w:t>whether</w:t>
      </w:r>
      <w:r w:rsidRPr="0C35E5B9">
        <w:rPr>
          <w:rFonts w:asciiTheme="minorHAnsi" w:hAnsiTheme="minorHAnsi" w:cstheme="minorBidi"/>
          <w:sz w:val="22"/>
          <w:szCs w:val="22"/>
        </w:rPr>
        <w:t xml:space="preserve"> to take part</w:t>
      </w:r>
      <w:r w:rsidRPr="0C35E5B9" w:rsidR="0034065D">
        <w:rPr>
          <w:rFonts w:asciiTheme="minorHAnsi" w:hAnsiTheme="minorHAnsi" w:cstheme="minorBidi"/>
          <w:sz w:val="22"/>
          <w:szCs w:val="22"/>
        </w:rPr>
        <w:t xml:space="preserve"> or not</w:t>
      </w:r>
      <w:r w:rsidRPr="0C35E5B9">
        <w:rPr>
          <w:rFonts w:asciiTheme="minorHAnsi" w:hAnsiTheme="minorHAnsi" w:cstheme="minorBidi"/>
          <w:sz w:val="22"/>
          <w:szCs w:val="22"/>
        </w:rPr>
        <w:t>. If you decide to take part</w:t>
      </w:r>
      <w:r w:rsidRPr="0C35E5B9" w:rsidR="0034065D">
        <w:rPr>
          <w:rFonts w:asciiTheme="minorHAnsi" w:hAnsiTheme="minorHAnsi" w:cstheme="minorBidi"/>
          <w:sz w:val="22"/>
          <w:szCs w:val="22"/>
        </w:rPr>
        <w:t>,</w:t>
      </w:r>
      <w:r w:rsidRPr="0C35E5B9">
        <w:rPr>
          <w:rFonts w:asciiTheme="minorHAnsi" w:hAnsiTheme="minorHAnsi" w:cstheme="minorBidi"/>
          <w:sz w:val="22"/>
          <w:szCs w:val="22"/>
        </w:rPr>
        <w:t xml:space="preserve"> you are still free to </w:t>
      </w:r>
      <w:r w:rsidRPr="0C35E5B9" w:rsidR="00CF4DC2">
        <w:rPr>
          <w:rFonts w:asciiTheme="minorHAnsi" w:hAnsiTheme="minorHAnsi" w:cstheme="minorBidi"/>
          <w:sz w:val="22"/>
          <w:szCs w:val="22"/>
        </w:rPr>
        <w:t>stop</w:t>
      </w:r>
      <w:r w:rsidRPr="0C35E5B9" w:rsidR="00CD3D30">
        <w:rPr>
          <w:rFonts w:asciiTheme="minorHAnsi" w:hAnsiTheme="minorHAnsi" w:cstheme="minorBidi"/>
          <w:sz w:val="22"/>
          <w:szCs w:val="22"/>
        </w:rPr>
        <w:t xml:space="preserve"> participating</w:t>
      </w:r>
      <w:r w:rsidRPr="0C35E5B9">
        <w:rPr>
          <w:rFonts w:asciiTheme="minorHAnsi" w:hAnsiTheme="minorHAnsi" w:cstheme="minorBidi"/>
          <w:sz w:val="22"/>
          <w:szCs w:val="22"/>
        </w:rPr>
        <w:t xml:space="preserve"> at any time without giving a reason. If you withdraw </w:t>
      </w:r>
      <w:r w:rsidRPr="0C35E5B9" w:rsidR="00BF15D7">
        <w:rPr>
          <w:rFonts w:asciiTheme="minorHAnsi" w:hAnsiTheme="minorHAnsi" w:cstheme="minorBidi"/>
          <w:sz w:val="22"/>
          <w:szCs w:val="22"/>
        </w:rPr>
        <w:t>before you have submitted responses</w:t>
      </w:r>
      <w:r w:rsidRPr="0C35E5B9">
        <w:rPr>
          <w:rFonts w:asciiTheme="minorHAnsi" w:hAnsiTheme="minorHAnsi" w:cstheme="minorBidi"/>
          <w:sz w:val="22"/>
          <w:szCs w:val="22"/>
        </w:rPr>
        <w:t xml:space="preserve">, your data will not be used in the final analysis. </w:t>
      </w:r>
      <w:r w:rsidRPr="0C35E5B9" w:rsidR="00761ABC">
        <w:rPr>
          <w:rFonts w:asciiTheme="minorHAnsi" w:hAnsiTheme="minorHAnsi" w:cstheme="minorBidi"/>
          <w:sz w:val="22"/>
          <w:szCs w:val="22"/>
        </w:rPr>
        <w:t>A</w:t>
      </w:r>
      <w:r w:rsidRPr="0C35E5B9">
        <w:rPr>
          <w:rFonts w:asciiTheme="minorHAnsi" w:hAnsiTheme="minorHAnsi" w:cstheme="minorBidi"/>
          <w:sz w:val="22"/>
          <w:szCs w:val="22"/>
        </w:rPr>
        <w:t xml:space="preserve">ll data </w:t>
      </w:r>
      <w:r w:rsidRPr="0C35E5B9" w:rsidR="00761ABC">
        <w:rPr>
          <w:rFonts w:asciiTheme="minorHAnsi" w:hAnsiTheme="minorHAnsi" w:cstheme="minorBidi"/>
          <w:sz w:val="22"/>
          <w:szCs w:val="22"/>
        </w:rPr>
        <w:t>is</w:t>
      </w:r>
      <w:r w:rsidRPr="0C35E5B9">
        <w:rPr>
          <w:rFonts w:asciiTheme="minorHAnsi" w:hAnsiTheme="minorHAnsi" w:cstheme="minorBidi"/>
          <w:sz w:val="22"/>
          <w:szCs w:val="22"/>
        </w:rPr>
        <w:t xml:space="preserve"> </w:t>
      </w:r>
      <w:r w:rsidRPr="0C35E5B9" w:rsidR="16401F15">
        <w:rPr>
          <w:rFonts w:asciiTheme="minorHAnsi" w:hAnsiTheme="minorHAnsi" w:cstheme="minorBidi"/>
          <w:sz w:val="22"/>
          <w:szCs w:val="22"/>
        </w:rPr>
        <w:t>pseudonymized</w:t>
      </w:r>
      <w:r w:rsidRPr="0C35E5B9">
        <w:rPr>
          <w:rFonts w:asciiTheme="minorHAnsi" w:hAnsiTheme="minorHAnsi" w:cstheme="minorBidi"/>
          <w:sz w:val="22"/>
          <w:szCs w:val="22"/>
        </w:rPr>
        <w:t>,</w:t>
      </w:r>
      <w:r w:rsidRPr="0C35E5B9" w:rsidR="00761ABC">
        <w:rPr>
          <w:rFonts w:asciiTheme="minorHAnsi" w:hAnsiTheme="minorHAnsi" w:cstheme="minorBidi"/>
          <w:sz w:val="22"/>
          <w:szCs w:val="22"/>
        </w:rPr>
        <w:t xml:space="preserve"> which means the data will not be fully anonymous, </w:t>
      </w:r>
      <w:r w:rsidRPr="0C35E5B9" w:rsidR="00C26333">
        <w:rPr>
          <w:rFonts w:asciiTheme="minorHAnsi" w:hAnsiTheme="minorHAnsi" w:cstheme="minorBidi"/>
          <w:sz w:val="22"/>
          <w:szCs w:val="22"/>
        </w:rPr>
        <w:t xml:space="preserve">as we will collect your </w:t>
      </w:r>
      <w:r w:rsidRPr="0C35E5B9" w:rsidR="0081487F">
        <w:rPr>
          <w:rFonts w:asciiTheme="minorHAnsi" w:hAnsiTheme="minorHAnsi" w:cstheme="minorBidi"/>
          <w:sz w:val="22"/>
          <w:szCs w:val="22"/>
        </w:rPr>
        <w:t>prolific IDs for payment and withdrawal purposes</w:t>
      </w:r>
      <w:r w:rsidRPr="0C35E5B9" w:rsidR="00C26333">
        <w:rPr>
          <w:rFonts w:asciiTheme="minorHAnsi" w:hAnsiTheme="minorHAnsi" w:cstheme="minorBidi"/>
          <w:sz w:val="22"/>
          <w:szCs w:val="22"/>
        </w:rPr>
        <w:t xml:space="preserve">. This means that </w:t>
      </w:r>
      <w:r w:rsidRPr="0C35E5B9" w:rsidR="00EE6F87">
        <w:rPr>
          <w:rFonts w:asciiTheme="minorHAnsi" w:hAnsiTheme="minorHAnsi" w:cstheme="minorBidi"/>
          <w:sz w:val="22"/>
          <w:szCs w:val="22"/>
        </w:rPr>
        <w:t xml:space="preserve">you </w:t>
      </w:r>
      <w:r w:rsidRPr="0C35E5B9" w:rsidR="00C26333">
        <w:rPr>
          <w:rFonts w:asciiTheme="minorHAnsi" w:hAnsiTheme="minorHAnsi" w:cstheme="minorBidi"/>
          <w:sz w:val="22"/>
          <w:szCs w:val="22"/>
        </w:rPr>
        <w:t xml:space="preserve">are free to withdraw from the study before </w:t>
      </w:r>
      <w:r w:rsidRPr="0C35E5B9" w:rsidR="0081487F">
        <w:rPr>
          <w:rFonts w:asciiTheme="minorHAnsi" w:hAnsiTheme="minorHAnsi" w:cstheme="minorBidi"/>
          <w:sz w:val="22"/>
          <w:szCs w:val="22"/>
        </w:rPr>
        <w:t xml:space="preserve">you have completed and </w:t>
      </w:r>
      <w:r w:rsidRPr="0C35E5B9" w:rsidR="001F0B71">
        <w:rPr>
          <w:rFonts w:asciiTheme="minorHAnsi" w:hAnsiTheme="minorHAnsi" w:cstheme="minorBidi"/>
          <w:sz w:val="22"/>
          <w:szCs w:val="22"/>
        </w:rPr>
        <w:t xml:space="preserve">clicked to </w:t>
      </w:r>
      <w:r w:rsidRPr="0C35E5B9" w:rsidR="0081487F">
        <w:rPr>
          <w:rFonts w:asciiTheme="minorHAnsi" w:hAnsiTheme="minorHAnsi" w:cstheme="minorBidi"/>
          <w:sz w:val="22"/>
          <w:szCs w:val="22"/>
        </w:rPr>
        <w:t>submit</w:t>
      </w:r>
      <w:r w:rsidRPr="0C35E5B9" w:rsidR="001F0B71">
        <w:rPr>
          <w:rFonts w:asciiTheme="minorHAnsi" w:hAnsiTheme="minorHAnsi" w:cstheme="minorBidi"/>
          <w:sz w:val="22"/>
          <w:szCs w:val="22"/>
        </w:rPr>
        <w:t xml:space="preserve"> your</w:t>
      </w:r>
      <w:r w:rsidRPr="0C35E5B9" w:rsidR="0081487F">
        <w:rPr>
          <w:rFonts w:asciiTheme="minorHAnsi" w:hAnsiTheme="minorHAnsi" w:cstheme="minorBidi"/>
          <w:sz w:val="22"/>
          <w:szCs w:val="22"/>
        </w:rPr>
        <w:t xml:space="preserve"> </w:t>
      </w:r>
      <w:r w:rsidRPr="0C35E5B9" w:rsidR="001F0B71">
        <w:rPr>
          <w:rFonts w:asciiTheme="minorHAnsi" w:hAnsiTheme="minorHAnsi" w:cstheme="minorBidi"/>
          <w:sz w:val="22"/>
          <w:szCs w:val="22"/>
        </w:rPr>
        <w:t>responses</w:t>
      </w:r>
      <w:r w:rsidRPr="0C35E5B9" w:rsidR="00C26333">
        <w:rPr>
          <w:rFonts w:asciiTheme="minorHAnsi" w:hAnsiTheme="minorHAnsi" w:cstheme="minorBidi"/>
          <w:sz w:val="22"/>
          <w:szCs w:val="22"/>
        </w:rPr>
        <w:t>, but not once you have done so.</w:t>
      </w:r>
    </w:p>
    <w:p w:rsidRPr="00656CAC" w:rsidR="00343D6B" w:rsidP="0046273A" w:rsidRDefault="00343D6B" w14:paraId="3230D344" w14:textId="77777777">
      <w:pPr>
        <w:pStyle w:val="ListParagraph"/>
        <w:ind w:left="0"/>
        <w:rPr>
          <w:rFonts w:asciiTheme="minorHAnsi" w:hAnsiTheme="minorHAnsi" w:cstheme="minorHAnsi"/>
          <w:color w:val="FF0000"/>
          <w:sz w:val="22"/>
          <w:szCs w:val="22"/>
          <w:shd w:val="clear" w:color="auto" w:fill="FFFFFF"/>
        </w:rPr>
      </w:pPr>
    </w:p>
    <w:p w:rsidRPr="00656CAC" w:rsidR="00343D6B" w:rsidP="0046273A" w:rsidRDefault="51E3780B" w14:paraId="7C4B7C34" w14:textId="5D7E3FA4">
      <w:pPr>
        <w:rPr>
          <w:rFonts w:asciiTheme="minorHAnsi" w:hAnsiTheme="minorHAnsi" w:cstheme="minorHAnsi"/>
          <w:color w:val="FF0000"/>
          <w:sz w:val="22"/>
          <w:szCs w:val="22"/>
        </w:rPr>
      </w:pPr>
      <w:r w:rsidRPr="00656CAC">
        <w:rPr>
          <w:rStyle w:val="Heading1Char"/>
          <w:rFonts w:asciiTheme="minorHAnsi" w:hAnsiTheme="minorHAnsi" w:cstheme="minorHAnsi"/>
          <w:b/>
          <w:bCs/>
          <w:color w:val="auto"/>
          <w:sz w:val="22"/>
          <w:szCs w:val="22"/>
        </w:rPr>
        <w:t>What will happen if I take part?</w:t>
      </w:r>
      <w:r w:rsidRPr="00656CAC" w:rsidR="006D6ADC">
        <w:rPr>
          <w:rFonts w:asciiTheme="minorHAnsi" w:hAnsiTheme="minorHAnsi" w:cstheme="minorHAnsi"/>
          <w:sz w:val="22"/>
          <w:szCs w:val="22"/>
        </w:rPr>
        <w:br/>
      </w:r>
    </w:p>
    <w:p w:rsidRPr="00656CAC" w:rsidR="51E3780B" w:rsidP="51E3780B" w:rsidRDefault="51E3780B" w14:paraId="527D43A4" w14:textId="7FEDB485">
      <w:pPr>
        <w:spacing w:after="240"/>
        <w:rPr>
          <w:rFonts w:asciiTheme="minorHAnsi" w:hAnsiTheme="minorHAnsi" w:cstheme="minorHAnsi"/>
          <w:sz w:val="22"/>
          <w:szCs w:val="22"/>
        </w:rPr>
      </w:pPr>
      <w:r w:rsidRPr="00656CAC">
        <w:rPr>
          <w:rFonts w:eastAsia="Arial" w:asciiTheme="minorHAnsi" w:hAnsiTheme="minorHAnsi" w:cstheme="minorHAnsi"/>
          <w:sz w:val="22"/>
          <w:szCs w:val="22"/>
        </w:rPr>
        <w:lastRenderedPageBreak/>
        <w:t>If you agree to take part, you will access the study through Prolific and complete it online</w:t>
      </w:r>
      <w:r w:rsidRPr="00656CAC" w:rsidR="1DCC0D68">
        <w:rPr>
          <w:rFonts w:eastAsia="Arial" w:asciiTheme="minorHAnsi" w:hAnsiTheme="minorHAnsi" w:cstheme="minorHAnsi"/>
          <w:sz w:val="22"/>
          <w:szCs w:val="22"/>
        </w:rPr>
        <w:t>.</w:t>
      </w:r>
      <w:r w:rsidRPr="00656CAC">
        <w:rPr>
          <w:rFonts w:eastAsia="Arial" w:asciiTheme="minorHAnsi" w:hAnsiTheme="minorHAnsi" w:cstheme="minorHAnsi"/>
          <w:sz w:val="22"/>
          <w:szCs w:val="22"/>
        </w:rPr>
        <w:t xml:space="preserve"> You will first see the study information </w:t>
      </w:r>
      <w:r w:rsidR="00C26333">
        <w:rPr>
          <w:rFonts w:eastAsia="Arial" w:asciiTheme="minorHAnsi" w:hAnsiTheme="minorHAnsi" w:cstheme="minorHAnsi"/>
          <w:sz w:val="22"/>
          <w:szCs w:val="22"/>
        </w:rPr>
        <w:t xml:space="preserve">page </w:t>
      </w:r>
      <w:r w:rsidRPr="00656CAC">
        <w:rPr>
          <w:rFonts w:eastAsia="Arial" w:asciiTheme="minorHAnsi" w:hAnsiTheme="minorHAnsi" w:cstheme="minorHAnsi"/>
          <w:sz w:val="22"/>
          <w:szCs w:val="22"/>
        </w:rPr>
        <w:t>and consent questions. If you consent, you will proceed to the visual judgement task.</w:t>
      </w:r>
    </w:p>
    <w:p w:rsidRPr="00656CAC" w:rsidR="51E3780B" w:rsidP="51E3780B" w:rsidRDefault="51E3780B" w14:paraId="404D7B94" w14:textId="61FB83E1">
      <w:pPr>
        <w:spacing w:before="240" w:after="240"/>
        <w:rPr>
          <w:rFonts w:asciiTheme="minorHAnsi" w:hAnsiTheme="minorHAnsi" w:cstheme="minorHAnsi"/>
          <w:sz w:val="22"/>
          <w:szCs w:val="22"/>
        </w:rPr>
      </w:pPr>
      <w:r w:rsidRPr="00656CAC">
        <w:rPr>
          <w:rFonts w:eastAsia="Arial" w:asciiTheme="minorHAnsi" w:hAnsiTheme="minorHAnsi" w:cstheme="minorHAnsi"/>
          <w:sz w:val="22"/>
          <w:szCs w:val="22"/>
        </w:rPr>
        <w:t>During the task you will:</w:t>
      </w:r>
    </w:p>
    <w:p w:rsidRPr="00656CAC" w:rsidR="00C07B82" w:rsidP="7CE775DF" w:rsidRDefault="00C07B82" w14:paraId="429375E4" w14:textId="42809C97">
      <w:pPr>
        <w:pStyle w:val="ListParagraph"/>
        <w:numPr>
          <w:ilvl w:val="0"/>
          <w:numId w:val="10"/>
        </w:numPr>
        <w:rPr>
          <w:rFonts w:eastAsia="Arial" w:asciiTheme="minorHAnsi" w:hAnsiTheme="minorHAnsi" w:cstheme="minorBidi"/>
          <w:sz w:val="22"/>
          <w:szCs w:val="22"/>
          <w:lang w:val="en-GB"/>
        </w:rPr>
      </w:pPr>
      <w:r w:rsidRPr="7984854A">
        <w:rPr>
          <w:rFonts w:eastAsia="Arial" w:asciiTheme="minorHAnsi" w:hAnsiTheme="minorHAnsi" w:cstheme="minorBidi"/>
          <w:sz w:val="22"/>
          <w:szCs w:val="22"/>
          <w:lang w:val="en-GB"/>
        </w:rPr>
        <w:t>complete practice trials so you understand the task;</w:t>
      </w:r>
    </w:p>
    <w:p w:rsidRPr="00656CAC" w:rsidR="51E3780B" w:rsidP="19031222" w:rsidRDefault="19031222" w14:paraId="7B13FF8E" w14:textId="1E09C640">
      <w:pPr>
        <w:pStyle w:val="ListParagraph"/>
        <w:numPr>
          <w:ilvl w:val="0"/>
          <w:numId w:val="10"/>
        </w:numPr>
        <w:rPr>
          <w:rFonts w:eastAsia="Arial" w:asciiTheme="minorHAnsi" w:hAnsiTheme="minorHAnsi" w:cstheme="minorHAnsi"/>
          <w:sz w:val="22"/>
          <w:szCs w:val="22"/>
          <w:lang w:val="en-GB"/>
        </w:rPr>
      </w:pPr>
      <w:r w:rsidRPr="00656CAC">
        <w:rPr>
          <w:rFonts w:eastAsia="Arial" w:asciiTheme="minorHAnsi" w:hAnsiTheme="minorHAnsi" w:cstheme="minorHAnsi"/>
          <w:sz w:val="22"/>
          <w:szCs w:val="22"/>
          <w:lang w:val="en-GB"/>
        </w:rPr>
        <w:t>view a series of bar charts and pie charts;</w:t>
      </w:r>
    </w:p>
    <w:p w:rsidRPr="00656CAC" w:rsidR="51E3780B" w:rsidP="51E3780B" w:rsidRDefault="51E3780B" w14:paraId="559CA209" w14:textId="66AF405F">
      <w:pPr>
        <w:pStyle w:val="ListParagraph"/>
        <w:numPr>
          <w:ilvl w:val="0"/>
          <w:numId w:val="10"/>
        </w:numPr>
        <w:rPr>
          <w:rFonts w:eastAsia="Arial" w:asciiTheme="minorHAnsi" w:hAnsiTheme="minorHAnsi" w:cstheme="minorHAnsi"/>
          <w:sz w:val="22"/>
          <w:szCs w:val="22"/>
          <w:lang w:val="en-GB"/>
        </w:rPr>
      </w:pPr>
      <w:r w:rsidRPr="00656CAC">
        <w:rPr>
          <w:rFonts w:eastAsia="Arial" w:asciiTheme="minorHAnsi" w:hAnsiTheme="minorHAnsi" w:cstheme="minorHAnsi"/>
          <w:sz w:val="22"/>
          <w:szCs w:val="22"/>
          <w:lang w:val="en-GB"/>
        </w:rPr>
        <w:t>make quick visual estimates by entering percentage values;</w:t>
      </w:r>
    </w:p>
    <w:p w:rsidRPr="00656CAC" w:rsidR="007E595A" w:rsidP="00457E8A" w:rsidRDefault="007E595A" w14:paraId="47C63E9B" w14:textId="1ABE3AB7">
      <w:pPr>
        <w:pStyle w:val="Heading1"/>
        <w:rPr>
          <w:rFonts w:eastAsia="Arial" w:asciiTheme="minorHAnsi" w:hAnsiTheme="minorHAnsi" w:cstheme="minorHAnsi"/>
          <w:color w:val="auto"/>
          <w:sz w:val="22"/>
          <w:szCs w:val="22"/>
        </w:rPr>
      </w:pPr>
      <w:r w:rsidRPr="00656CAC">
        <w:rPr>
          <w:rFonts w:eastAsia="Arial" w:asciiTheme="minorHAnsi" w:hAnsiTheme="minorHAnsi" w:cstheme="minorHAnsi"/>
          <w:color w:val="auto"/>
          <w:sz w:val="22"/>
          <w:szCs w:val="22"/>
        </w:rPr>
        <w:t xml:space="preserve">You will be asked to make a reasonable visual estimate for each question. You should try to answer as accurately as you can using only your visual judgement, but you should not use calculators, rulers, screenshots, note-taking, </w:t>
      </w:r>
      <w:r w:rsidR="00C26333">
        <w:rPr>
          <w:rFonts w:eastAsia="Arial" w:asciiTheme="minorHAnsi" w:hAnsiTheme="minorHAnsi" w:cstheme="minorHAnsi"/>
          <w:color w:val="auto"/>
          <w:sz w:val="22"/>
          <w:szCs w:val="22"/>
        </w:rPr>
        <w:t xml:space="preserve">marks on the screen, </w:t>
      </w:r>
      <w:r w:rsidRPr="00656CAC">
        <w:rPr>
          <w:rFonts w:eastAsia="Arial" w:asciiTheme="minorHAnsi" w:hAnsiTheme="minorHAnsi" w:cstheme="minorHAnsi"/>
          <w:color w:val="auto"/>
          <w:sz w:val="22"/>
          <w:szCs w:val="22"/>
        </w:rPr>
        <w:t xml:space="preserve">or any other external tools. </w:t>
      </w:r>
    </w:p>
    <w:p w:rsidRPr="00656CAC" w:rsidR="00792658" w:rsidP="00457E8A" w:rsidRDefault="00792658" w14:paraId="1020CF44" w14:textId="360A64B5">
      <w:pPr>
        <w:pStyle w:val="Heading1"/>
        <w:rPr>
          <w:rFonts w:eastAsia="Calibri" w:asciiTheme="minorHAnsi" w:hAnsiTheme="minorHAnsi" w:cstheme="minorHAnsi"/>
          <w:b/>
          <w:color w:val="auto"/>
          <w:sz w:val="22"/>
          <w:szCs w:val="22"/>
        </w:rPr>
      </w:pPr>
      <w:r w:rsidRPr="00656CAC">
        <w:rPr>
          <w:rFonts w:eastAsia="Calibri" w:asciiTheme="minorHAnsi" w:hAnsiTheme="minorHAnsi" w:cstheme="minorHAnsi"/>
          <w:b/>
          <w:bCs/>
          <w:color w:val="auto"/>
          <w:sz w:val="22"/>
          <w:szCs w:val="22"/>
        </w:rPr>
        <w:t xml:space="preserve">What are the </w:t>
      </w:r>
      <w:r w:rsidRPr="00656CAC" w:rsidR="00AB1010">
        <w:rPr>
          <w:rFonts w:eastAsia="Calibri" w:asciiTheme="minorHAnsi" w:hAnsiTheme="minorHAnsi" w:cstheme="minorHAnsi"/>
          <w:b/>
          <w:bCs/>
          <w:color w:val="auto"/>
          <w:sz w:val="22"/>
          <w:szCs w:val="22"/>
        </w:rPr>
        <w:t xml:space="preserve">benefits and </w:t>
      </w:r>
      <w:r w:rsidRPr="00656CAC">
        <w:rPr>
          <w:rFonts w:eastAsia="Calibri" w:asciiTheme="minorHAnsi" w:hAnsiTheme="minorHAnsi" w:cstheme="minorHAnsi"/>
          <w:b/>
          <w:bCs/>
          <w:color w:val="auto"/>
          <w:sz w:val="22"/>
          <w:szCs w:val="22"/>
        </w:rPr>
        <w:t xml:space="preserve">risks of taking part? </w:t>
      </w:r>
    </w:p>
    <w:p w:rsidRPr="00656CAC" w:rsidR="58C1B5C4" w:rsidP="58C1B5C4" w:rsidRDefault="58C1B5C4" w14:paraId="6A067046" w14:textId="4743E82D">
      <w:pPr>
        <w:spacing w:after="240"/>
        <w:rPr>
          <w:rFonts w:eastAsia="Arial" w:asciiTheme="minorHAnsi" w:hAnsiTheme="minorHAnsi" w:cstheme="minorBidi"/>
          <w:sz w:val="22"/>
          <w:szCs w:val="22"/>
        </w:rPr>
      </w:pPr>
      <w:r w:rsidRPr="23ABE023">
        <w:rPr>
          <w:rFonts w:eastAsia="Arial" w:asciiTheme="minorHAnsi" w:hAnsiTheme="minorHAnsi" w:cstheme="minorBidi"/>
          <w:sz w:val="22"/>
          <w:szCs w:val="22"/>
        </w:rPr>
        <w:t>This is a low-risk study - the main possible burdens are mild eye strain, fatigue, or frustration from making visual estimates. To reduce these risks, the study is kept short</w:t>
      </w:r>
      <w:r w:rsidRPr="23ABE023" w:rsidR="004B63A1">
        <w:rPr>
          <w:rFonts w:eastAsia="Arial" w:asciiTheme="minorHAnsi" w:hAnsiTheme="minorHAnsi" w:cstheme="minorBidi"/>
          <w:sz w:val="22"/>
          <w:szCs w:val="22"/>
        </w:rPr>
        <w:t>, designed to take approximately 20 minutes on average</w:t>
      </w:r>
      <w:r w:rsidRPr="1B49AABD" w:rsidR="2694DBB2">
        <w:rPr>
          <w:rFonts w:eastAsia="Arial" w:asciiTheme="minorHAnsi" w:hAnsiTheme="minorHAnsi" w:cstheme="minorBidi"/>
          <w:sz w:val="22"/>
          <w:szCs w:val="22"/>
        </w:rPr>
        <w:t>,</w:t>
      </w:r>
      <w:r w:rsidRPr="23ABE023" w:rsidR="004B63A1">
        <w:rPr>
          <w:rFonts w:eastAsia="Arial" w:asciiTheme="minorHAnsi" w:hAnsiTheme="minorHAnsi" w:cstheme="minorBidi"/>
          <w:sz w:val="22"/>
          <w:szCs w:val="22"/>
        </w:rPr>
        <w:t xml:space="preserve"> and no longer than 30 minutes</w:t>
      </w:r>
      <w:r w:rsidRPr="23ABE023" w:rsidDel="00BE4182" w:rsidR="004B63A1">
        <w:rPr>
          <w:rFonts w:eastAsia="Arial" w:asciiTheme="minorHAnsi" w:hAnsiTheme="minorHAnsi" w:cstheme="minorBidi"/>
          <w:sz w:val="22"/>
          <w:szCs w:val="22"/>
        </w:rPr>
        <w:t>.</w:t>
      </w:r>
      <w:r w:rsidRPr="7DB75F96" w:rsidDel="00BE4182" w:rsidR="004B63A1">
        <w:rPr>
          <w:rFonts w:ascii="-webkit-standard" w:hAnsi="-webkit-standard"/>
          <w:color w:val="000000" w:themeColor="text1"/>
          <w:sz w:val="27"/>
          <w:szCs w:val="27"/>
        </w:rPr>
        <w:t xml:space="preserve"> </w:t>
      </w:r>
      <w:r w:rsidRPr="23ABE023" w:rsidR="00BE4182">
        <w:rPr>
          <w:rFonts w:eastAsia="Arial" w:asciiTheme="minorHAnsi" w:hAnsiTheme="minorHAnsi" w:cstheme="minorBidi"/>
          <w:color w:val="000000"/>
          <w:sz w:val="22"/>
          <w:szCs w:val="22"/>
          <w:rPrChange w:author="Ojo, Idowu Afolabi" w:date="2026-06-22T11:01:00Z" w16du:dateUtc="2026-06-22T10:01:00Z" w:id="4">
            <w:rPr>
              <w:rFonts w:ascii="-webkit-standard" w:hAnsi="-webkit-standard"/>
              <w:color w:val="000000"/>
              <w:sz w:val="27"/>
              <w:szCs w:val="27"/>
            </w:rPr>
          </w:rPrChange>
        </w:rPr>
        <w:t xml:space="preserve">Participants will have the option to take a short break </w:t>
      </w:r>
      <w:commentRangeStart w:id="5"/>
      <w:r w:rsidRPr="23ABE023" w:rsidR="00BE4182">
        <w:rPr>
          <w:rFonts w:eastAsia="Arial" w:asciiTheme="minorHAnsi" w:hAnsiTheme="minorHAnsi" w:cstheme="minorBidi"/>
          <w:color w:val="000000"/>
          <w:sz w:val="22"/>
          <w:szCs w:val="22"/>
          <w:rPrChange w:author="Ojo, Idowu Afolabi" w:date="2026-06-22T11:01:00Z" w16du:dateUtc="2026-06-22T10:01:00Z" w:id="6">
            <w:rPr>
              <w:rFonts w:ascii="-webkit-standard" w:hAnsi="-webkit-standard"/>
              <w:color w:val="000000"/>
              <w:sz w:val="27"/>
              <w:szCs w:val="27"/>
            </w:rPr>
          </w:rPrChange>
        </w:rPr>
        <w:t>between the two sections.</w:t>
      </w:r>
      <w:commentRangeEnd w:id="5"/>
      <w:r w:rsidRPr="00656CAC" w:rsidR="00FE144C">
        <w:rPr>
          <w:rStyle w:val="CommentReference"/>
          <w:rFonts w:eastAsia="Arial" w:asciiTheme="minorHAnsi" w:hAnsiTheme="minorHAnsi" w:cstheme="minorBidi"/>
          <w:sz w:val="22"/>
          <w:szCs w:val="22"/>
        </w:rPr>
        <w:commentReference w:id="5"/>
      </w:r>
    </w:p>
    <w:p w:rsidRPr="00656CAC" w:rsidR="58C1B5C4" w:rsidP="007E595A" w:rsidRDefault="001C2432" w14:paraId="1CFF0893" w14:textId="2CD1DE2B">
      <w:pPr>
        <w:spacing w:after="240"/>
        <w:rPr>
          <w:rFonts w:eastAsia="Arial" w:asciiTheme="minorHAnsi" w:hAnsiTheme="minorHAnsi" w:cstheme="minorHAnsi"/>
          <w:sz w:val="22"/>
          <w:szCs w:val="22"/>
        </w:rPr>
      </w:pPr>
      <w:r w:rsidRPr="00656CAC">
        <w:rPr>
          <w:rFonts w:eastAsia="Arial" w:asciiTheme="minorHAnsi" w:hAnsiTheme="minorHAnsi" w:cstheme="minorHAnsi"/>
          <w:sz w:val="22"/>
          <w:szCs w:val="22"/>
        </w:rPr>
        <w:t>We are interested in how people interpret charts visually, not in assessing or scoring individual participants.</w:t>
      </w:r>
      <w:r w:rsidRPr="00656CAC" w:rsidR="007E595A">
        <w:rPr>
          <w:rFonts w:eastAsia="Arial" w:asciiTheme="minorHAnsi" w:hAnsiTheme="minorHAnsi" w:cstheme="minorHAnsi"/>
          <w:sz w:val="22"/>
          <w:szCs w:val="22"/>
        </w:rPr>
        <w:t xml:space="preserve"> </w:t>
      </w:r>
      <w:r w:rsidR="00C26333">
        <w:rPr>
          <w:rFonts w:eastAsia="Arial" w:asciiTheme="minorHAnsi" w:hAnsiTheme="minorHAnsi" w:cstheme="minorHAnsi"/>
          <w:sz w:val="22"/>
          <w:szCs w:val="22"/>
        </w:rPr>
        <w:t xml:space="preserve">Your </w:t>
      </w:r>
      <w:r w:rsidRPr="00656CAC" w:rsidR="58C1B5C4">
        <w:rPr>
          <w:rFonts w:eastAsia="Arial" w:asciiTheme="minorHAnsi" w:hAnsiTheme="minorHAnsi" w:cstheme="minorHAnsi"/>
          <w:sz w:val="22"/>
          <w:szCs w:val="22"/>
        </w:rPr>
        <w:t xml:space="preserve">participation will help us understand how people interpret common chart types and may contribute to improved data </w:t>
      </w:r>
      <w:r w:rsidRPr="00656CAC" w:rsidR="00A15EF2">
        <w:rPr>
          <w:rFonts w:eastAsia="Arial" w:asciiTheme="minorHAnsi" w:hAnsiTheme="minorHAnsi" w:cstheme="minorHAnsi"/>
          <w:sz w:val="22"/>
          <w:szCs w:val="22"/>
        </w:rPr>
        <w:t>visualization</w:t>
      </w:r>
      <w:r w:rsidRPr="00656CAC" w:rsidR="58C1B5C4">
        <w:rPr>
          <w:rFonts w:eastAsia="Arial" w:asciiTheme="minorHAnsi" w:hAnsiTheme="minorHAnsi" w:cstheme="minorHAnsi"/>
          <w:sz w:val="22"/>
          <w:szCs w:val="22"/>
        </w:rPr>
        <w:t xml:space="preserve"> design and research methods.</w:t>
      </w:r>
    </w:p>
    <w:p w:rsidRPr="00656CAC" w:rsidR="00BD0FCB" w:rsidP="00FC63E6" w:rsidRDefault="00BD0FCB" w14:paraId="032F8EC0" w14:textId="48B1ACD9">
      <w:pPr>
        <w:rPr>
          <w:rFonts w:eastAsia="Arial" w:asciiTheme="minorHAnsi" w:hAnsiTheme="minorHAnsi" w:cstheme="minorHAnsi"/>
          <w:b/>
          <w:bCs/>
          <w:sz w:val="22"/>
          <w:szCs w:val="22"/>
        </w:rPr>
      </w:pPr>
      <w:r w:rsidRPr="00656CAC">
        <w:rPr>
          <w:rFonts w:eastAsia="Arial" w:asciiTheme="minorHAnsi" w:hAnsiTheme="minorHAnsi" w:cstheme="minorHAnsi"/>
          <w:b/>
          <w:bCs/>
          <w:sz w:val="22"/>
          <w:szCs w:val="22"/>
        </w:rPr>
        <w:t>What data will be collected?</w:t>
      </w:r>
    </w:p>
    <w:p w:rsidRPr="00656CAC" w:rsidR="00B14B37" w:rsidP="00B14B37" w:rsidRDefault="00B14B37" w14:paraId="16799FB4" w14:textId="779EC273">
      <w:pPr>
        <w:spacing w:after="240"/>
        <w:rPr>
          <w:rFonts w:eastAsia="Arial" w:asciiTheme="minorHAnsi" w:hAnsiTheme="minorHAnsi" w:cstheme="minorBidi"/>
          <w:sz w:val="22"/>
          <w:szCs w:val="22"/>
        </w:rPr>
      </w:pPr>
      <w:r w:rsidRPr="148CBAF8">
        <w:rPr>
          <w:rFonts w:eastAsia="Arial" w:asciiTheme="minorHAnsi" w:hAnsiTheme="minorHAnsi" w:cstheme="minorBidi"/>
          <w:sz w:val="22"/>
          <w:szCs w:val="22"/>
        </w:rPr>
        <w:t xml:space="preserve">We will collect the minimum data needed to run and </w:t>
      </w:r>
      <w:r w:rsidRPr="148CBAF8" w:rsidR="00EE6F87">
        <w:rPr>
          <w:rFonts w:eastAsia="Arial" w:asciiTheme="minorHAnsi" w:hAnsiTheme="minorHAnsi" w:cstheme="minorBidi"/>
          <w:sz w:val="22"/>
          <w:szCs w:val="22"/>
        </w:rPr>
        <w:t>analyze</w:t>
      </w:r>
      <w:r w:rsidRPr="148CBAF8">
        <w:rPr>
          <w:rFonts w:eastAsia="Arial" w:asciiTheme="minorHAnsi" w:hAnsiTheme="minorHAnsi" w:cstheme="minorBidi"/>
          <w:sz w:val="22"/>
          <w:szCs w:val="22"/>
        </w:rPr>
        <w:t xml:space="preserve"> the study. This may include:</w:t>
      </w:r>
    </w:p>
    <w:p w:rsidRPr="00656CAC" w:rsidR="00B14B37" w:rsidP="00B14B37" w:rsidRDefault="00B14B37" w14:paraId="12EEFE4C" w14:textId="070F6638">
      <w:pPr>
        <w:pStyle w:val="ListParagraph"/>
        <w:numPr>
          <w:ilvl w:val="0"/>
          <w:numId w:val="8"/>
        </w:numPr>
        <w:spacing w:after="240"/>
        <w:rPr>
          <w:rFonts w:eastAsia="Arial" w:asciiTheme="minorHAnsi" w:hAnsiTheme="minorHAnsi" w:cstheme="minorHAnsi"/>
          <w:sz w:val="22"/>
          <w:szCs w:val="22"/>
        </w:rPr>
      </w:pPr>
      <w:r w:rsidRPr="00656CAC">
        <w:rPr>
          <w:rFonts w:eastAsia="Arial" w:asciiTheme="minorHAnsi" w:hAnsiTheme="minorHAnsi" w:cstheme="minorHAnsi"/>
          <w:sz w:val="22"/>
          <w:szCs w:val="22"/>
        </w:rPr>
        <w:t>your date of completion;</w:t>
      </w:r>
    </w:p>
    <w:p w:rsidRPr="00656CAC" w:rsidR="00B14B37" w:rsidP="00B14B37" w:rsidRDefault="00B14B37" w14:paraId="314416B9" w14:textId="3ABA3AC6">
      <w:pPr>
        <w:pStyle w:val="ListParagraph"/>
        <w:numPr>
          <w:ilvl w:val="0"/>
          <w:numId w:val="8"/>
        </w:numPr>
        <w:spacing w:after="240"/>
        <w:rPr>
          <w:rFonts w:eastAsia="Arial" w:asciiTheme="minorHAnsi" w:hAnsiTheme="minorHAnsi" w:cstheme="minorHAnsi"/>
          <w:sz w:val="22"/>
          <w:szCs w:val="22"/>
        </w:rPr>
      </w:pPr>
      <w:r w:rsidRPr="00656CAC">
        <w:rPr>
          <w:rFonts w:eastAsia="Arial" w:asciiTheme="minorHAnsi" w:hAnsiTheme="minorHAnsi" w:cstheme="minorHAnsi"/>
          <w:sz w:val="22"/>
          <w:szCs w:val="22"/>
        </w:rPr>
        <w:t xml:space="preserve">your </w:t>
      </w:r>
      <w:r w:rsidRPr="00656CAC" w:rsidR="002C6EC7">
        <w:rPr>
          <w:rFonts w:eastAsia="Arial" w:asciiTheme="minorHAnsi" w:hAnsiTheme="minorHAnsi" w:cstheme="minorHAnsi"/>
          <w:sz w:val="22"/>
          <w:szCs w:val="22"/>
        </w:rPr>
        <w:t>approximate location (longitude-latitude);</w:t>
      </w:r>
    </w:p>
    <w:p w:rsidRPr="00656CAC" w:rsidR="002C6EC7" w:rsidP="00B14B37" w:rsidRDefault="00413A64" w14:paraId="25C39BF7" w14:textId="163CF190">
      <w:pPr>
        <w:pStyle w:val="ListParagraph"/>
        <w:numPr>
          <w:ilvl w:val="0"/>
          <w:numId w:val="8"/>
        </w:numPr>
        <w:spacing w:after="240"/>
        <w:rPr>
          <w:rFonts w:eastAsia="Arial" w:asciiTheme="minorHAnsi" w:hAnsiTheme="minorHAnsi" w:cstheme="minorHAnsi"/>
          <w:sz w:val="22"/>
          <w:szCs w:val="22"/>
        </w:rPr>
      </w:pPr>
      <w:r w:rsidRPr="00656CAC">
        <w:rPr>
          <w:rFonts w:eastAsia="Arial" w:asciiTheme="minorHAnsi" w:hAnsiTheme="minorHAnsi" w:cstheme="minorHAnsi"/>
          <w:sz w:val="22"/>
          <w:szCs w:val="22"/>
        </w:rPr>
        <w:t>study metadata such as, completion status, condition assignment, completion time</w:t>
      </w:r>
      <w:r w:rsidRPr="00656CAC" w:rsidR="0098086B">
        <w:rPr>
          <w:rFonts w:eastAsia="Arial" w:asciiTheme="minorHAnsi" w:hAnsiTheme="minorHAnsi" w:cstheme="minorHAnsi"/>
          <w:sz w:val="22"/>
          <w:szCs w:val="22"/>
        </w:rPr>
        <w:t>;</w:t>
      </w:r>
    </w:p>
    <w:p w:rsidR="00CC0D6A" w:rsidP="00CC0D6A" w:rsidRDefault="0098086B" w14:paraId="6F8675AC" w14:textId="77777777">
      <w:pPr>
        <w:pStyle w:val="ListParagraph"/>
        <w:numPr>
          <w:ilvl w:val="0"/>
          <w:numId w:val="8"/>
        </w:numPr>
        <w:spacing w:after="240"/>
        <w:rPr>
          <w:rFonts w:eastAsia="Arial" w:asciiTheme="minorHAnsi" w:hAnsiTheme="minorHAnsi" w:cstheme="minorBidi"/>
          <w:sz w:val="22"/>
          <w:szCs w:val="22"/>
        </w:rPr>
      </w:pPr>
      <w:r w:rsidRPr="5DE1DFE1">
        <w:rPr>
          <w:rFonts w:eastAsia="Arial" w:asciiTheme="minorHAnsi" w:hAnsiTheme="minorHAnsi" w:cstheme="minorBidi"/>
          <w:sz w:val="22"/>
          <w:szCs w:val="22"/>
        </w:rPr>
        <w:t>your consent response;</w:t>
      </w:r>
    </w:p>
    <w:p w:rsidRPr="00EE6F87" w:rsidR="00EE6F87" w:rsidP="00EE6F87" w:rsidRDefault="00EE6F87" w14:paraId="55335250" w14:textId="35D02F02">
      <w:pPr>
        <w:pStyle w:val="ListParagraph"/>
        <w:numPr>
          <w:ilvl w:val="0"/>
          <w:numId w:val="8"/>
        </w:numPr>
        <w:spacing w:after="240"/>
        <w:rPr>
          <w:rFonts w:eastAsia="Arial" w:asciiTheme="minorHAnsi" w:hAnsiTheme="minorHAnsi" w:cstheme="minorBidi"/>
          <w:sz w:val="22"/>
          <w:szCs w:val="22"/>
          <w:rPrChange w:author="Ojo, Idowu Afolabi" w:date="2026-06-22T10:53:00Z" w16du:dateUtc="2026-06-22T09:53:00Z" w:id="7">
            <w:rPr/>
          </w:rPrChange>
        </w:rPr>
      </w:pPr>
      <w:r w:rsidRPr="5DE1DFE1">
        <w:rPr>
          <w:rFonts w:eastAsia="Arial" w:asciiTheme="minorHAnsi" w:hAnsiTheme="minorHAnsi" w:cstheme="minorBidi"/>
          <w:sz w:val="22"/>
          <w:szCs w:val="22"/>
        </w:rPr>
        <w:t>your responses to the chart judgement questions;</w:t>
      </w:r>
    </w:p>
    <w:p w:rsidR="00EE6F87" w:rsidP="00CC0D6A" w:rsidRDefault="00EE6F87" w14:paraId="71815ED6" w14:textId="5B74BFAB">
      <w:pPr>
        <w:pStyle w:val="ListParagraph"/>
        <w:numPr>
          <w:ilvl w:val="0"/>
          <w:numId w:val="8"/>
        </w:numPr>
        <w:spacing w:after="240"/>
        <w:rPr>
          <w:rFonts w:eastAsia="Arial" w:asciiTheme="minorHAnsi" w:hAnsiTheme="minorHAnsi" w:cstheme="minorBidi"/>
          <w:sz w:val="22"/>
          <w:szCs w:val="22"/>
        </w:rPr>
      </w:pPr>
      <w:r w:rsidRPr="71227169">
        <w:rPr>
          <w:rFonts w:eastAsia="Arial" w:asciiTheme="minorHAnsi" w:hAnsiTheme="minorHAnsi" w:cstheme="minorBidi"/>
          <w:color w:val="000000"/>
          <w:sz w:val="22"/>
          <w:szCs w:val="22"/>
          <w:rPrChange w:author="Ojo, Idowu Afolabi" w:date="2026-06-22T10:51:00Z" w16du:dateUtc="2026-06-22T09:51:00Z" w:id="8">
            <w:rPr>
              <w:rFonts w:ascii="-webkit-standard" w:hAnsi="-webkit-standard"/>
              <w:color w:val="000000"/>
              <w:sz w:val="27"/>
              <w:szCs w:val="27"/>
            </w:rPr>
          </w:rPrChange>
        </w:rPr>
        <w:t>your Prolific ID, used temporarily for payment administration and withdrawal purposes;</w:t>
      </w:r>
    </w:p>
    <w:p w:rsidRPr="00EE6F87" w:rsidR="00DF5199" w:rsidP="398D15B5" w:rsidRDefault="00EE6F87" w14:paraId="6CDED706" w14:textId="6F7C2F78">
      <w:pPr>
        <w:spacing w:after="240"/>
        <w:rPr>
          <w:del w:author="Ojo, Idowu Afolabi" w:date="2026-06-22T10:08:00Z" w16du:dateUtc="2026-06-22T10:08:48Z" w:id="627941029"/>
          <w:rFonts w:ascii="Calibri" w:hAnsi="Calibri" w:eastAsia="Arial" w:cs="Arial" w:asciiTheme="minorAscii" w:hAnsiTheme="minorAscii" w:cstheme="minorBidi"/>
          <w:i w:val="1"/>
          <w:iCs w:val="1"/>
          <w:sz w:val="22"/>
          <w:szCs w:val="22"/>
          <w:rPrChange w:author="Ojo, Idowu Afolabi" w:date="2026-06-22T10:52:00Z" w16du:dateUtc="2026-06-22T09:52:00Z" w:id="716874551">
            <w:rPr>
              <w:del w:author="Ojo, Idowu Afolabi" w:date="2026-06-22T10:08:00Z" w16du:dateUtc="2026-06-22T10:08:48Z" w:id="150760046"/>
            </w:rPr>
          </w:rPrChange>
        </w:rPr>
      </w:pPr>
      <w:r w:rsidRPr="398D15B5" w:rsidR="00EE6F87">
        <w:rPr>
          <w:rFonts w:ascii="Calibri" w:hAnsi="Calibri" w:eastAsia="Arial" w:cs="Arial" w:asciiTheme="minorAscii" w:hAnsiTheme="minorAscii" w:cstheme="minorBidi"/>
          <w:color w:val="000000" w:themeColor="text1" w:themeTint="FF" w:themeShade="FF"/>
          <w:sz w:val="22"/>
          <w:szCs w:val="22"/>
        </w:rPr>
        <w:t xml:space="preserve">Payment will be </w:t>
      </w:r>
      <w:r w:rsidRPr="398D15B5" w:rsidR="00EE6F87">
        <w:rPr>
          <w:rFonts w:ascii="Calibri" w:hAnsi="Calibri" w:eastAsia="Arial" w:cs="Arial" w:asciiTheme="minorAscii" w:hAnsiTheme="minorAscii" w:cstheme="minorBidi"/>
          <w:color w:val="000000" w:themeColor="text1" w:themeTint="FF" w:themeShade="FF"/>
          <w:sz w:val="22"/>
          <w:szCs w:val="22"/>
        </w:rPr>
        <w:t>facilitated</w:t>
      </w:r>
      <w:r w:rsidRPr="398D15B5" w:rsidR="00EE6F87">
        <w:rPr>
          <w:rFonts w:ascii="Calibri" w:hAnsi="Calibri" w:eastAsia="Arial" w:cs="Arial" w:asciiTheme="minorAscii" w:hAnsiTheme="minorAscii" w:cstheme="minorBidi"/>
          <w:color w:val="000000" w:themeColor="text1" w:themeTint="FF" w:themeShade="FF"/>
          <w:sz w:val="22"/>
          <w:szCs w:val="22"/>
        </w:rPr>
        <w:t xml:space="preserve"> through Prolific. The researchers will not have access to your financial information. Prolific IDs will be removed before the dataset is </w:t>
      </w:r>
      <w:r w:rsidRPr="398D15B5" w:rsidR="00EE6F87">
        <w:rPr>
          <w:rFonts w:ascii="Calibri" w:hAnsi="Calibri" w:eastAsia="Arial" w:cs="Arial" w:asciiTheme="minorAscii" w:hAnsiTheme="minorAscii" w:cstheme="minorBidi"/>
          <w:sz w:val="22"/>
          <w:szCs w:val="22"/>
        </w:rPr>
        <w:t>anonymized</w:t>
      </w:r>
      <w:r w:rsidRPr="398D15B5" w:rsidR="00EE6F87">
        <w:rPr>
          <w:rFonts w:ascii="Calibri" w:hAnsi="Calibri" w:eastAsia="Arial" w:cs="Arial" w:asciiTheme="minorAscii" w:hAnsiTheme="minorAscii" w:cstheme="minorBidi"/>
          <w:color w:val="000000" w:themeColor="text1" w:themeTint="FF" w:themeShade="FF"/>
          <w:sz w:val="22"/>
          <w:szCs w:val="22"/>
          <w:rPrChange w:author="Ojo, Idowu Afolabi" w:date="2026-06-22T10:53:00Z" w16du:dateUtc="2026-06-22T09:53:00Z" w:id="1962266349">
            <w:rPr>
              <w:rFonts w:ascii="-webkit-standard" w:hAnsi="-webkit-standard"/>
              <w:color w:val="000000" w:themeColor="text1" w:themeTint="FF" w:themeShade="FF"/>
              <w:sz w:val="27"/>
              <w:szCs w:val="27"/>
            </w:rPr>
          </w:rPrChange>
        </w:rPr>
        <w:t xml:space="preserve">. The fully </w:t>
      </w:r>
      <w:r w:rsidRPr="398D15B5" w:rsidR="00BE4182">
        <w:rPr>
          <w:rFonts w:ascii="Calibri" w:hAnsi="Calibri" w:eastAsia="Arial" w:cs="Arial" w:asciiTheme="minorAscii" w:hAnsiTheme="minorAscii" w:cstheme="minorBidi"/>
          <w:sz w:val="22"/>
          <w:szCs w:val="22"/>
        </w:rPr>
        <w:t>anonymized</w:t>
      </w:r>
      <w:r w:rsidRPr="398D15B5" w:rsidR="00EE6F87">
        <w:rPr>
          <w:rFonts w:ascii="Calibri" w:hAnsi="Calibri" w:eastAsia="Arial" w:cs="Arial" w:asciiTheme="minorAscii" w:hAnsiTheme="minorAscii" w:cstheme="minorBidi"/>
          <w:color w:val="000000" w:themeColor="text1" w:themeTint="FF" w:themeShade="FF"/>
          <w:sz w:val="22"/>
          <w:szCs w:val="22"/>
        </w:rPr>
        <w:t xml:space="preserve"> dataset, with Prolific IDs removed, will be made publicly available through a research repository. </w:t>
      </w:r>
      <w:r w:rsidRPr="398D15B5" w:rsidR="00EE6F87">
        <w:rPr>
          <w:rFonts w:ascii="Calibri" w:hAnsi="Calibri" w:eastAsia="Arial" w:cs="Arial" w:asciiTheme="minorAscii" w:hAnsiTheme="minorAscii" w:cstheme="minorBidi"/>
          <w:sz w:val="22"/>
          <w:szCs w:val="22"/>
        </w:rPr>
        <w:t xml:space="preserve">Collaborators from the University of Warwick may access </w:t>
      </w:r>
      <w:r w:rsidRPr="398D15B5" w:rsidR="342E82D4">
        <w:rPr>
          <w:rFonts w:ascii="Calibri" w:hAnsi="Calibri" w:eastAsia="Arial" w:cs="Arial" w:asciiTheme="minorAscii" w:hAnsiTheme="minorAscii" w:cstheme="minorBidi"/>
          <w:sz w:val="22"/>
          <w:szCs w:val="22"/>
        </w:rPr>
        <w:t>fully</w:t>
      </w:r>
      <w:r w:rsidRPr="398D15B5" w:rsidR="00EE6F87">
        <w:rPr>
          <w:rFonts w:ascii="Calibri" w:hAnsi="Calibri" w:eastAsia="Arial" w:cs="Arial" w:asciiTheme="minorAscii" w:hAnsiTheme="minorAscii" w:cstheme="minorBidi"/>
          <w:sz w:val="22"/>
          <w:szCs w:val="22"/>
        </w:rPr>
        <w:t xml:space="preserve"> </w:t>
      </w:r>
      <w:r w:rsidRPr="398D15B5" w:rsidR="00EE6F87">
        <w:rPr>
          <w:rFonts w:ascii="Calibri" w:hAnsi="Calibri" w:eastAsia="Arial" w:cs="Arial" w:asciiTheme="minorAscii" w:hAnsiTheme="minorAscii" w:cstheme="minorBidi"/>
          <w:sz w:val="22"/>
          <w:szCs w:val="22"/>
        </w:rPr>
        <w:t>anonymized</w:t>
      </w:r>
      <w:r w:rsidRPr="398D15B5" w:rsidR="00EE6F87">
        <w:rPr>
          <w:rFonts w:ascii="Calibri" w:hAnsi="Calibri" w:eastAsia="Arial" w:cs="Arial" w:asciiTheme="minorAscii" w:hAnsiTheme="minorAscii" w:cstheme="minorBidi"/>
          <w:sz w:val="22"/>
          <w:szCs w:val="22"/>
          <w:rPrChange w:author="Ojo, Idowu Afolabi" w:date="2026-06-22T10:53:00Z" w16du:dateUtc="2026-06-22T09:53:00Z" w:id="1920570363">
            <w:rPr>
              <w:rFonts w:ascii="-webkit-standard" w:hAnsi="-webkit-standard"/>
              <w:color w:val="000000" w:themeColor="text1" w:themeTint="FF" w:themeShade="FF"/>
              <w:sz w:val="27"/>
              <w:szCs w:val="27"/>
            </w:rPr>
          </w:rPrChange>
        </w:rPr>
        <w:t xml:space="preserve"> research data only.</w:t>
      </w:r>
    </w:p>
    <w:p w:rsidRPr="00EE6F87" w:rsidR="00EE6F87" w:rsidP="001A277F" w:rsidRDefault="00EE6F87" w14:paraId="0165A56F" w14:textId="107FB2F2">
      <w:pPr>
        <w:spacing w:after="240"/>
        <w:rPr>
          <w:rFonts w:eastAsia="Arial" w:asciiTheme="minorHAnsi" w:hAnsiTheme="minorHAnsi" w:cstheme="minorBidi"/>
          <w:sz w:val="22"/>
          <w:szCs w:val="22"/>
        </w:rPr>
      </w:pPr>
    </w:p>
    <w:p w:rsidRPr="00656CAC" w:rsidR="00E56664" w:rsidP="00E56664" w:rsidRDefault="0091442D" w14:paraId="77040DB9" w14:textId="680B2356">
      <w:pPr>
        <w:pStyle w:val="Heading1"/>
        <w:rPr>
          <w:rFonts w:asciiTheme="minorHAnsi" w:hAnsiTheme="minorHAnsi" w:cstheme="minorHAnsi"/>
          <w:b/>
          <w:color w:val="auto"/>
          <w:sz w:val="22"/>
          <w:szCs w:val="22"/>
        </w:rPr>
      </w:pPr>
      <w:r w:rsidRPr="00656CAC">
        <w:rPr>
          <w:rFonts w:asciiTheme="minorHAnsi" w:hAnsiTheme="minorHAnsi" w:cstheme="minorHAnsi"/>
          <w:b/>
          <w:color w:val="auto"/>
          <w:sz w:val="22"/>
          <w:szCs w:val="22"/>
        </w:rPr>
        <w:t xml:space="preserve">What will happen to the results? </w:t>
      </w:r>
    </w:p>
    <w:p w:rsidRPr="00656CAC" w:rsidR="78AFA45D" w:rsidP="7CE775DF" w:rsidRDefault="78AFA45D" w14:paraId="17EA5848" w14:textId="6E27A3F1">
      <w:pPr>
        <w:rPr>
          <w:rFonts w:eastAsia="Calibri" w:asciiTheme="minorHAnsi" w:hAnsiTheme="minorHAnsi" w:cstheme="minorBidi"/>
          <w:sz w:val="22"/>
          <w:szCs w:val="22"/>
        </w:rPr>
      </w:pPr>
      <w:r w:rsidRPr="0FC96D09">
        <w:rPr>
          <w:rFonts w:eastAsia="Arial" w:asciiTheme="minorHAnsi" w:hAnsiTheme="minorHAnsi" w:cstheme="minorBidi"/>
          <w:sz w:val="22"/>
          <w:szCs w:val="22"/>
        </w:rPr>
        <w:t>The results may be used in a research report, cohort presentation</w:t>
      </w:r>
      <w:r w:rsidRPr="0FC96D09" w:rsidR="00285EF6">
        <w:rPr>
          <w:rFonts w:eastAsia="Arial" w:asciiTheme="minorHAnsi" w:hAnsiTheme="minorHAnsi" w:cstheme="minorBidi"/>
          <w:sz w:val="22"/>
          <w:szCs w:val="22"/>
        </w:rPr>
        <w:t xml:space="preserve"> to academics</w:t>
      </w:r>
      <w:r w:rsidRPr="0FC96D09" w:rsidR="001E4FC4">
        <w:rPr>
          <w:rFonts w:eastAsia="Arial" w:asciiTheme="minorHAnsi" w:hAnsiTheme="minorHAnsi" w:cstheme="minorBidi"/>
          <w:sz w:val="22"/>
          <w:szCs w:val="22"/>
        </w:rPr>
        <w:t xml:space="preserve"> within the institution</w:t>
      </w:r>
      <w:r w:rsidRPr="0FC96D09">
        <w:rPr>
          <w:rFonts w:eastAsia="Arial" w:asciiTheme="minorHAnsi" w:hAnsiTheme="minorHAnsi" w:cstheme="minorBidi"/>
          <w:sz w:val="22"/>
          <w:szCs w:val="22"/>
        </w:rPr>
        <w:t xml:space="preserve">, </w:t>
      </w:r>
      <w:r w:rsidRPr="0FC96D09" w:rsidR="001E4FC4">
        <w:rPr>
          <w:rFonts w:eastAsia="Arial" w:asciiTheme="minorHAnsi" w:hAnsiTheme="minorHAnsi" w:cstheme="minorBidi"/>
          <w:sz w:val="22"/>
          <w:szCs w:val="22"/>
        </w:rPr>
        <w:t xml:space="preserve">conference, </w:t>
      </w:r>
      <w:r w:rsidRPr="0FC96D09">
        <w:rPr>
          <w:rFonts w:eastAsia="Arial" w:asciiTheme="minorHAnsi" w:hAnsiTheme="minorHAnsi" w:cstheme="minorBidi"/>
          <w:sz w:val="22"/>
          <w:szCs w:val="22"/>
        </w:rPr>
        <w:t>publication, or future research output</w:t>
      </w:r>
      <w:r w:rsidRPr="0F920B17" w:rsidDel="00EE6F87" w:rsidR="52CD1445">
        <w:rPr>
          <w:rFonts w:eastAsia="Arial" w:asciiTheme="minorHAnsi" w:hAnsiTheme="minorHAnsi" w:cstheme="minorBidi"/>
          <w:sz w:val="22"/>
          <w:szCs w:val="22"/>
        </w:rPr>
        <w:t>.</w:t>
      </w:r>
    </w:p>
    <w:p w:rsidRPr="00656CAC" w:rsidR="0065663D" w:rsidP="00457E8A" w:rsidRDefault="0065663D" w14:paraId="50C16A01" w14:textId="620E7862">
      <w:pPr>
        <w:pStyle w:val="Heading1"/>
        <w:rPr>
          <w:rFonts w:asciiTheme="minorHAnsi" w:hAnsiTheme="minorHAnsi" w:cstheme="minorHAnsi"/>
          <w:b/>
          <w:color w:val="auto"/>
          <w:sz w:val="22"/>
          <w:szCs w:val="22"/>
        </w:rPr>
      </w:pPr>
      <w:r w:rsidRPr="00656CAC">
        <w:rPr>
          <w:rFonts w:asciiTheme="minorHAnsi" w:hAnsiTheme="minorHAnsi" w:cstheme="minorHAnsi"/>
          <w:b/>
          <w:color w:val="auto"/>
          <w:sz w:val="22"/>
          <w:szCs w:val="22"/>
        </w:rPr>
        <w:t xml:space="preserve">Who has reviewed the </w:t>
      </w:r>
      <w:r w:rsidRPr="00656CAC" w:rsidR="00DE51E6">
        <w:rPr>
          <w:rFonts w:asciiTheme="minorHAnsi" w:hAnsiTheme="minorHAnsi" w:cstheme="minorHAnsi"/>
          <w:b/>
          <w:color w:val="auto"/>
          <w:sz w:val="22"/>
          <w:szCs w:val="22"/>
        </w:rPr>
        <w:t>research project</w:t>
      </w:r>
      <w:r w:rsidRPr="00656CAC">
        <w:rPr>
          <w:rFonts w:asciiTheme="minorHAnsi" w:hAnsiTheme="minorHAnsi" w:cstheme="minorHAnsi"/>
          <w:b/>
          <w:color w:val="auto"/>
          <w:sz w:val="22"/>
          <w:szCs w:val="22"/>
        </w:rPr>
        <w:t>?</w:t>
      </w:r>
    </w:p>
    <w:p w:rsidRPr="00656CAC" w:rsidR="00C1487A" w:rsidP="00F01B24" w:rsidRDefault="0065663D" w14:paraId="31E151A6" w14:textId="3C2C69D9">
      <w:pPr>
        <w:pStyle w:val="ListParagraph"/>
        <w:ind w:left="0"/>
        <w:rPr>
          <w:rFonts w:asciiTheme="minorHAnsi" w:hAnsiTheme="minorHAnsi" w:cstheme="minorHAnsi"/>
          <w:color w:val="000000" w:themeColor="text1"/>
          <w:sz w:val="22"/>
          <w:szCs w:val="22"/>
        </w:rPr>
      </w:pPr>
      <w:r w:rsidRPr="00656CAC">
        <w:rPr>
          <w:rFonts w:asciiTheme="minorHAnsi" w:hAnsiTheme="minorHAnsi" w:cstheme="minorHAnsi"/>
          <w:color w:val="000000" w:themeColor="text1"/>
          <w:sz w:val="22"/>
          <w:szCs w:val="22"/>
        </w:rPr>
        <w:t xml:space="preserve">This </w:t>
      </w:r>
      <w:r w:rsidRPr="00656CAC" w:rsidR="00DE51E6">
        <w:rPr>
          <w:rFonts w:asciiTheme="minorHAnsi" w:hAnsiTheme="minorHAnsi" w:cstheme="minorHAnsi"/>
          <w:color w:val="000000" w:themeColor="text1"/>
          <w:sz w:val="22"/>
          <w:szCs w:val="22"/>
        </w:rPr>
        <w:t>research project</w:t>
      </w:r>
      <w:r w:rsidRPr="00656CAC" w:rsidR="004566F2">
        <w:rPr>
          <w:rFonts w:asciiTheme="minorHAnsi" w:hAnsiTheme="minorHAnsi" w:cstheme="minorHAnsi"/>
          <w:color w:val="000000" w:themeColor="text1"/>
          <w:sz w:val="22"/>
          <w:szCs w:val="22"/>
        </w:rPr>
        <w:t xml:space="preserve"> </w:t>
      </w:r>
      <w:r w:rsidRPr="00656CAC" w:rsidR="21DAC8F8">
        <w:rPr>
          <w:rFonts w:asciiTheme="minorHAnsi" w:hAnsiTheme="minorHAnsi" w:cstheme="minorHAnsi"/>
          <w:color w:val="000000" w:themeColor="text1"/>
          <w:sz w:val="22"/>
          <w:szCs w:val="22"/>
        </w:rPr>
        <w:t>(ETH2526-1929)</w:t>
      </w:r>
      <w:r w:rsidRPr="00656CAC">
        <w:rPr>
          <w:rFonts w:asciiTheme="minorHAnsi" w:hAnsiTheme="minorHAnsi" w:cstheme="minorHAnsi"/>
          <w:color w:val="000000" w:themeColor="text1"/>
          <w:sz w:val="22"/>
          <w:szCs w:val="22"/>
        </w:rPr>
        <w:t xml:space="preserve"> has been approved by </w:t>
      </w:r>
      <w:r w:rsidRPr="00656CAC" w:rsidR="00D63363">
        <w:rPr>
          <w:rFonts w:asciiTheme="minorHAnsi" w:hAnsiTheme="minorHAnsi" w:cstheme="minorHAnsi"/>
          <w:color w:val="000000" w:themeColor="text1"/>
          <w:sz w:val="22"/>
          <w:szCs w:val="22"/>
        </w:rPr>
        <w:t xml:space="preserve">the </w:t>
      </w:r>
      <w:r w:rsidRPr="00656CAC" w:rsidR="00085BA3">
        <w:rPr>
          <w:rFonts w:asciiTheme="minorHAnsi" w:hAnsiTheme="minorHAnsi" w:cstheme="minorHAnsi"/>
          <w:color w:val="000000" w:themeColor="text1"/>
          <w:sz w:val="22"/>
          <w:szCs w:val="22"/>
        </w:rPr>
        <w:t>Computer Science</w:t>
      </w:r>
      <w:r w:rsidRPr="00656CAC" w:rsidR="00D63363">
        <w:rPr>
          <w:rFonts w:asciiTheme="minorHAnsi" w:hAnsiTheme="minorHAnsi" w:cstheme="minorHAnsi"/>
          <w:color w:val="000000" w:themeColor="text1"/>
          <w:sz w:val="22"/>
          <w:szCs w:val="22"/>
        </w:rPr>
        <w:t xml:space="preserve"> Research Ethics Committee of </w:t>
      </w:r>
      <w:r w:rsidRPr="00656CAC">
        <w:rPr>
          <w:rFonts w:asciiTheme="minorHAnsi" w:hAnsiTheme="minorHAnsi" w:cstheme="minorHAnsi"/>
          <w:color w:val="000000" w:themeColor="text1"/>
          <w:sz w:val="22"/>
          <w:szCs w:val="22"/>
        </w:rPr>
        <w:t>City</w:t>
      </w:r>
      <w:r w:rsidRPr="00656CAC" w:rsidR="00DA2EFF">
        <w:rPr>
          <w:rFonts w:asciiTheme="minorHAnsi" w:hAnsiTheme="minorHAnsi" w:cstheme="minorHAnsi"/>
          <w:color w:val="000000" w:themeColor="text1"/>
          <w:sz w:val="22"/>
          <w:szCs w:val="22"/>
        </w:rPr>
        <w:t xml:space="preserve"> St George’s</w:t>
      </w:r>
      <w:r w:rsidRPr="00656CAC">
        <w:rPr>
          <w:rFonts w:asciiTheme="minorHAnsi" w:hAnsiTheme="minorHAnsi" w:cstheme="minorHAnsi"/>
          <w:color w:val="000000" w:themeColor="text1"/>
          <w:sz w:val="22"/>
          <w:szCs w:val="22"/>
        </w:rPr>
        <w:t>, University of London</w:t>
      </w:r>
      <w:r w:rsidRPr="00656CAC" w:rsidR="00D63363">
        <w:rPr>
          <w:rFonts w:asciiTheme="minorHAnsi" w:hAnsiTheme="minorHAnsi" w:cstheme="minorHAnsi"/>
          <w:color w:val="000000" w:themeColor="text1"/>
          <w:sz w:val="22"/>
          <w:szCs w:val="22"/>
        </w:rPr>
        <w:t xml:space="preserve">. </w:t>
      </w:r>
    </w:p>
    <w:p w:rsidRPr="00656CAC" w:rsidR="00C1487A" w:rsidP="00C1487A" w:rsidRDefault="0A44E3F4" w14:paraId="3E450BAA" w14:textId="5B3E5598">
      <w:pPr>
        <w:pStyle w:val="Heading1"/>
        <w:rPr>
          <w:rFonts w:asciiTheme="minorHAnsi" w:hAnsiTheme="minorHAnsi" w:cstheme="minorHAnsi"/>
          <w:b/>
          <w:color w:val="FF0000"/>
          <w:sz w:val="22"/>
          <w:szCs w:val="22"/>
        </w:rPr>
      </w:pPr>
      <w:r w:rsidRPr="00656CAC">
        <w:rPr>
          <w:rFonts w:asciiTheme="minorHAnsi" w:hAnsiTheme="minorHAnsi" w:cstheme="minorHAnsi"/>
          <w:b/>
          <w:bCs/>
          <w:color w:val="auto"/>
          <w:sz w:val="22"/>
          <w:szCs w:val="22"/>
        </w:rPr>
        <w:t>Data privacy statement</w:t>
      </w:r>
    </w:p>
    <w:p w:rsidRPr="00656CAC" w:rsidR="00C1487A" w:rsidP="00C1487A" w:rsidRDefault="00C1487A" w14:paraId="79DD5BF6" w14:textId="0DC5C703">
      <w:pPr>
        <w:pStyle w:val="ListParagraph"/>
        <w:ind w:left="0"/>
        <w:rPr>
          <w:rFonts w:asciiTheme="minorHAnsi" w:hAnsiTheme="minorHAnsi" w:cstheme="minorHAnsi"/>
          <w:sz w:val="22"/>
          <w:szCs w:val="22"/>
        </w:rPr>
      </w:pPr>
      <w:r w:rsidRPr="00656CAC">
        <w:rPr>
          <w:rFonts w:asciiTheme="minorHAnsi" w:hAnsiTheme="minorHAnsi" w:cstheme="minorHAnsi"/>
          <w:sz w:val="22"/>
          <w:szCs w:val="22"/>
        </w:rPr>
        <w:t xml:space="preserve">City St George’s, University of London is the </w:t>
      </w:r>
      <w:r w:rsidRPr="00656CAC" w:rsidR="00055655">
        <w:rPr>
          <w:rFonts w:asciiTheme="minorHAnsi" w:hAnsiTheme="minorHAnsi" w:cstheme="minorHAnsi"/>
          <w:sz w:val="22"/>
          <w:szCs w:val="22"/>
        </w:rPr>
        <w:t>sponsor,</w:t>
      </w:r>
      <w:r w:rsidRPr="00656CAC">
        <w:rPr>
          <w:rFonts w:asciiTheme="minorHAnsi" w:hAnsiTheme="minorHAnsi" w:cstheme="minorHAnsi"/>
          <w:sz w:val="22"/>
          <w:szCs w:val="22"/>
        </w:rPr>
        <w:t xml:space="preserve"> and the data controller of this study based in the United Kingdom</w:t>
      </w:r>
      <w:r w:rsidRPr="00656CAC" w:rsidR="722F11D2">
        <w:rPr>
          <w:rFonts w:asciiTheme="minorHAnsi" w:hAnsiTheme="minorHAnsi" w:cstheme="minorHAnsi"/>
          <w:sz w:val="22"/>
          <w:szCs w:val="22"/>
        </w:rPr>
        <w:t>.</w:t>
      </w:r>
      <w:r w:rsidRPr="00656CAC">
        <w:rPr>
          <w:rFonts w:asciiTheme="minorHAnsi" w:hAnsiTheme="minorHAnsi" w:cstheme="minorHAnsi"/>
          <w:color w:val="FF0000"/>
          <w:sz w:val="22"/>
          <w:szCs w:val="22"/>
        </w:rPr>
        <w:t xml:space="preserve"> </w:t>
      </w:r>
      <w:r w:rsidRPr="00656CAC">
        <w:rPr>
          <w:rFonts w:asciiTheme="minorHAnsi" w:hAnsiTheme="minorHAnsi" w:cstheme="minorHAnsi"/>
          <w:sz w:val="22"/>
          <w:szCs w:val="22"/>
        </w:rPr>
        <w:t>This means that we are</w:t>
      </w:r>
      <w:r w:rsidRPr="00656CAC">
        <w:rPr>
          <w:rFonts w:asciiTheme="minorHAnsi" w:hAnsiTheme="minorHAnsi" w:cstheme="minorHAnsi"/>
          <w:b/>
          <w:sz w:val="22"/>
          <w:szCs w:val="22"/>
        </w:rPr>
        <w:t xml:space="preserve"> </w:t>
      </w:r>
      <w:r w:rsidRPr="00656CAC">
        <w:rPr>
          <w:rFonts w:asciiTheme="minorHAnsi" w:hAnsiTheme="minorHAnsi" w:cstheme="minorHAnsi"/>
          <w:sz w:val="22"/>
          <w:szCs w:val="22"/>
        </w:rPr>
        <w:t xml:space="preserve">responsible for looking after your information and using it properly. </w:t>
      </w:r>
      <w:r w:rsidRPr="00656CAC">
        <w:rPr>
          <w:rFonts w:asciiTheme="minorHAnsi" w:hAnsiTheme="minorHAnsi" w:cstheme="minorHAnsi"/>
          <w:color w:val="000000" w:themeColor="text1"/>
          <w:sz w:val="22"/>
          <w:szCs w:val="22"/>
          <w:lang w:val="en"/>
        </w:rPr>
        <w:t>The legal basis under which your data will be processed is City</w:t>
      </w:r>
      <w:r w:rsidRPr="00656CAC" w:rsidR="006E7990">
        <w:rPr>
          <w:rFonts w:asciiTheme="minorHAnsi" w:hAnsiTheme="minorHAnsi" w:cstheme="minorHAnsi"/>
          <w:color w:val="000000" w:themeColor="text1"/>
          <w:sz w:val="22"/>
          <w:szCs w:val="22"/>
          <w:lang w:val="en"/>
        </w:rPr>
        <w:t xml:space="preserve"> St George’s</w:t>
      </w:r>
      <w:r w:rsidRPr="00656CAC">
        <w:rPr>
          <w:rFonts w:asciiTheme="minorHAnsi" w:hAnsiTheme="minorHAnsi" w:cstheme="minorHAnsi"/>
          <w:color w:val="000000" w:themeColor="text1"/>
          <w:sz w:val="22"/>
          <w:szCs w:val="22"/>
          <w:lang w:val="en"/>
        </w:rPr>
        <w:t xml:space="preserve"> public task. </w:t>
      </w:r>
    </w:p>
    <w:p w:rsidRPr="00656CAC" w:rsidR="00C1487A" w:rsidP="00C1487A" w:rsidRDefault="00C1487A" w14:paraId="3C1DD917" w14:textId="77777777">
      <w:pPr>
        <w:pStyle w:val="ListParagraph"/>
        <w:ind w:left="0"/>
        <w:rPr>
          <w:rFonts w:asciiTheme="minorHAnsi" w:hAnsiTheme="minorHAnsi" w:cstheme="minorHAnsi"/>
          <w:sz w:val="22"/>
          <w:szCs w:val="22"/>
        </w:rPr>
      </w:pPr>
    </w:p>
    <w:p w:rsidRPr="00656CAC" w:rsidR="00C1487A" w:rsidP="00C1487A" w:rsidRDefault="00C1487A" w14:paraId="7C6869CD" w14:textId="240B4086">
      <w:pPr>
        <w:pStyle w:val="ListParagraph"/>
        <w:ind w:left="0"/>
        <w:rPr>
          <w:rFonts w:asciiTheme="minorHAnsi" w:hAnsiTheme="minorHAnsi" w:cstheme="minorBidi"/>
          <w:sz w:val="22"/>
          <w:szCs w:val="22"/>
        </w:rPr>
      </w:pPr>
      <w:r w:rsidRPr="01F03936">
        <w:rPr>
          <w:rFonts w:asciiTheme="minorHAnsi" w:hAnsiTheme="minorHAnsi" w:cstheme="minorBidi"/>
          <w:sz w:val="22"/>
          <w:szCs w:val="22"/>
        </w:rPr>
        <w:t xml:space="preserve">Your rights to access, change or move your information are limited, as we need to manage your information in a specific way </w:t>
      </w:r>
      <w:r w:rsidRPr="01F03936" w:rsidR="00A15EF2">
        <w:rPr>
          <w:rFonts w:asciiTheme="minorHAnsi" w:hAnsiTheme="minorHAnsi" w:cstheme="minorBidi"/>
          <w:sz w:val="22"/>
          <w:szCs w:val="22"/>
        </w:rPr>
        <w:t>for</w:t>
      </w:r>
      <w:r w:rsidRPr="01F03936">
        <w:rPr>
          <w:rFonts w:asciiTheme="minorHAnsi" w:hAnsiTheme="minorHAnsi" w:cstheme="minorBidi"/>
          <w:sz w:val="22"/>
          <w:szCs w:val="22"/>
        </w:rPr>
        <w:t xml:space="preserve"> the research to be reliable and accurate. To safeguard your rights, we will use the minimum personally identifiable information possible (for further information </w:t>
      </w:r>
      <w:r w:rsidRPr="01F03936">
        <w:rPr>
          <w:rFonts w:asciiTheme="minorHAnsi" w:hAnsiTheme="minorHAnsi" w:cstheme="minorBidi"/>
          <w:color w:val="000000" w:themeColor="text1"/>
          <w:sz w:val="22"/>
          <w:szCs w:val="22"/>
          <w:lang w:val="en"/>
        </w:rPr>
        <w:t>please see</w:t>
      </w:r>
      <w:r w:rsidRPr="01F03936" w:rsidR="001F585B">
        <w:rPr>
          <w:rFonts w:asciiTheme="minorHAnsi" w:hAnsiTheme="minorHAnsi" w:cstheme="minorBidi"/>
          <w:sz w:val="22"/>
          <w:szCs w:val="22"/>
        </w:rPr>
        <w:t xml:space="preserve"> </w:t>
      </w:r>
      <w:hyperlink r:id="rId11">
        <w:r w:rsidRPr="01F03936" w:rsidR="344535C4">
          <w:rPr>
            <w:rStyle w:val="Hyperlink"/>
            <w:rFonts w:asciiTheme="minorHAnsi" w:hAnsiTheme="minorHAnsi" w:cstheme="minorBidi"/>
            <w:sz w:val="22"/>
            <w:szCs w:val="22"/>
          </w:rPr>
          <w:t>https://ico.org.uk/for-organisations/uk-gdpr-guidance-and-resources/lawful-basis/a-guide-to-lawful-basis/public-task/</w:t>
        </w:r>
      </w:hyperlink>
      <w:r w:rsidRPr="01F03936" w:rsidR="344535C4">
        <w:rPr>
          <w:rFonts w:asciiTheme="minorHAnsi" w:hAnsiTheme="minorHAnsi" w:cstheme="minorBidi"/>
          <w:sz w:val="22"/>
          <w:szCs w:val="22"/>
        </w:rPr>
        <w:t xml:space="preserve"> </w:t>
      </w:r>
      <w:r w:rsidRPr="01F03936" w:rsidR="344535C4">
        <w:rPr>
          <w:rFonts w:asciiTheme="minorHAnsi" w:hAnsiTheme="minorHAnsi" w:cstheme="minorBidi"/>
          <w:color w:val="000000" w:themeColor="text1"/>
          <w:sz w:val="22"/>
          <w:szCs w:val="22"/>
          <w:lang w:val="en"/>
        </w:rPr>
        <w:t>)</w:t>
      </w:r>
      <w:r w:rsidRPr="01F03936" w:rsidR="344535C4">
        <w:rPr>
          <w:rFonts w:asciiTheme="minorHAnsi" w:hAnsiTheme="minorHAnsi" w:cstheme="minorBidi"/>
          <w:sz w:val="22"/>
          <w:szCs w:val="22"/>
        </w:rPr>
        <w:t>.</w:t>
      </w:r>
      <w:r w:rsidRPr="01F03936" w:rsidR="00EE6F87">
        <w:rPr>
          <w:rFonts w:asciiTheme="minorHAnsi" w:hAnsiTheme="minorHAnsi" w:cstheme="minorBidi"/>
          <w:b/>
          <w:bCs/>
          <w:sz w:val="22"/>
          <w:szCs w:val="22"/>
        </w:rPr>
        <w:t xml:space="preserve"> </w:t>
      </w:r>
      <w:r w:rsidRPr="01F03936">
        <w:rPr>
          <w:rFonts w:asciiTheme="minorHAnsi" w:hAnsiTheme="minorHAnsi" w:cstheme="minorBidi"/>
          <w:sz w:val="22"/>
          <w:szCs w:val="22"/>
        </w:rPr>
        <w:t xml:space="preserve">The only people at City St George’s who will have access to your identifiable information will be members of the research team, and, if appropriate, individuals with responsibility for monitoring and auditing at City St George’s, including of research projects. There may be occasions when regulatory authorities may access research data in accordance with their statutory powers. </w:t>
      </w:r>
    </w:p>
    <w:p w:rsidRPr="00656CAC" w:rsidR="00C1487A" w:rsidP="00C1487A" w:rsidRDefault="00C1487A" w14:paraId="4CAFDF9F" w14:textId="77777777">
      <w:pPr>
        <w:pStyle w:val="ListParagraph"/>
        <w:ind w:left="0"/>
        <w:rPr>
          <w:rFonts w:asciiTheme="minorHAnsi" w:hAnsiTheme="minorHAnsi" w:cstheme="minorHAnsi"/>
          <w:sz w:val="22"/>
          <w:szCs w:val="22"/>
        </w:rPr>
      </w:pPr>
    </w:p>
    <w:p w:rsidRPr="00656CAC" w:rsidR="00C1487A" w:rsidP="00C1487A" w:rsidRDefault="00C1487A" w14:paraId="0324079A" w14:textId="3C268FD1">
      <w:pPr>
        <w:rPr>
          <w:rFonts w:asciiTheme="minorHAnsi" w:hAnsiTheme="minorHAnsi" w:cstheme="minorHAnsi"/>
          <w:sz w:val="22"/>
          <w:szCs w:val="22"/>
        </w:rPr>
      </w:pPr>
      <w:r w:rsidRPr="00656CAC">
        <w:rPr>
          <w:rFonts w:asciiTheme="minorHAnsi" w:hAnsiTheme="minorHAnsi" w:cstheme="minorHAnsi"/>
          <w:sz w:val="22"/>
          <w:szCs w:val="22"/>
        </w:rPr>
        <w:t>You can find out more about how City</w:t>
      </w:r>
      <w:r w:rsidRPr="00656CAC" w:rsidR="001F585B">
        <w:rPr>
          <w:rFonts w:asciiTheme="minorHAnsi" w:hAnsiTheme="minorHAnsi" w:cstheme="minorHAnsi"/>
          <w:sz w:val="22"/>
          <w:szCs w:val="22"/>
        </w:rPr>
        <w:t xml:space="preserve"> St George’s</w:t>
      </w:r>
      <w:r w:rsidRPr="00656CAC">
        <w:rPr>
          <w:rFonts w:asciiTheme="minorHAnsi" w:hAnsiTheme="minorHAnsi" w:cstheme="minorHAnsi"/>
          <w:sz w:val="22"/>
          <w:szCs w:val="22"/>
        </w:rPr>
        <w:t xml:space="preserve"> handles personal data by visiting </w:t>
      </w:r>
      <w:hyperlink r:id="rId12">
        <w:r w:rsidRPr="00656CAC" w:rsidR="03BA7789">
          <w:rPr>
            <w:rStyle w:val="Hyperlink"/>
            <w:rFonts w:asciiTheme="minorHAnsi" w:hAnsiTheme="minorHAnsi" w:cstheme="minorHAnsi"/>
            <w:sz w:val="22"/>
            <w:szCs w:val="22"/>
          </w:rPr>
          <w:t>https://www.city.ac.uk/about/governance/policies/data-protection-policy</w:t>
        </w:r>
      </w:hyperlink>
      <w:r w:rsidRPr="00656CAC" w:rsidR="03BA7789">
        <w:rPr>
          <w:rFonts w:asciiTheme="minorHAnsi" w:hAnsiTheme="minorHAnsi" w:cstheme="minorHAnsi"/>
          <w:sz w:val="22"/>
          <w:szCs w:val="22"/>
        </w:rPr>
        <w:t>.</w:t>
      </w:r>
      <w:r w:rsidRPr="00656CAC">
        <w:rPr>
          <w:rFonts w:asciiTheme="minorHAnsi" w:hAnsiTheme="minorHAnsi" w:cstheme="minorHAnsi"/>
          <w:sz w:val="22"/>
          <w:szCs w:val="22"/>
        </w:rPr>
        <w:t xml:space="preserve"> You can also read City’s general privacy notice by visiting </w:t>
      </w:r>
      <w:hyperlink r:id="rId13">
        <w:r w:rsidRPr="00656CAC" w:rsidR="03BA7789">
          <w:rPr>
            <w:rStyle w:val="Hyperlink"/>
            <w:rFonts w:asciiTheme="minorHAnsi" w:hAnsiTheme="minorHAnsi" w:cstheme="minorHAnsi"/>
            <w:sz w:val="22"/>
            <w:szCs w:val="22"/>
          </w:rPr>
          <w:t>https://www.city.ac.uk/about/governance/policies/general-privacy-notice</w:t>
        </w:r>
      </w:hyperlink>
      <w:r w:rsidRPr="00656CAC" w:rsidR="03BA7789">
        <w:rPr>
          <w:rFonts w:asciiTheme="minorHAnsi" w:hAnsiTheme="minorHAnsi" w:cstheme="minorHAnsi"/>
          <w:sz w:val="22"/>
          <w:szCs w:val="22"/>
        </w:rPr>
        <w:t xml:space="preserve"> .</w:t>
      </w:r>
      <w:r w:rsidRPr="00656CAC">
        <w:rPr>
          <w:rFonts w:asciiTheme="minorHAnsi" w:hAnsiTheme="minorHAnsi" w:cstheme="minorHAnsi"/>
          <w:sz w:val="22"/>
          <w:szCs w:val="22"/>
        </w:rPr>
        <w:t xml:space="preserve"> If you are concerned about how we have processed your personal data, you can contact the Information Commissioner’s Office (ICO) directly </w:t>
      </w:r>
      <w:hyperlink r:id="rId14">
        <w:r w:rsidRPr="00656CAC" w:rsidR="03BA7789">
          <w:rPr>
            <w:rStyle w:val="Hyperlink"/>
            <w:rFonts w:asciiTheme="minorHAnsi" w:hAnsiTheme="minorHAnsi" w:cstheme="minorHAnsi"/>
            <w:sz w:val="22"/>
            <w:szCs w:val="22"/>
          </w:rPr>
          <w:t>https://ico.org.uk/</w:t>
        </w:r>
      </w:hyperlink>
      <w:r w:rsidRPr="00656CAC" w:rsidR="03BA7789">
        <w:rPr>
          <w:rFonts w:asciiTheme="minorHAnsi" w:hAnsiTheme="minorHAnsi" w:cstheme="minorHAnsi"/>
          <w:sz w:val="22"/>
          <w:szCs w:val="22"/>
        </w:rPr>
        <w:t>.</w:t>
      </w:r>
    </w:p>
    <w:p w:rsidRPr="00656CAC" w:rsidR="00BF4F58" w:rsidP="00BF4F58" w:rsidRDefault="00BF4F58" w14:paraId="11B61AC1" w14:textId="77777777">
      <w:pPr>
        <w:keepNext/>
        <w:keepLines/>
        <w:spacing w:before="240"/>
        <w:outlineLvl w:val="0"/>
        <w:rPr>
          <w:rFonts w:asciiTheme="minorHAnsi" w:hAnsiTheme="minorHAnsi" w:eastAsiaTheme="majorEastAsia" w:cstheme="minorHAnsi"/>
          <w:color w:val="FF0000"/>
          <w:sz w:val="22"/>
          <w:szCs w:val="22"/>
        </w:rPr>
      </w:pPr>
      <w:bookmarkStart w:name="_Hlk496675860" w:id="17"/>
      <w:bookmarkStart w:name="_Hlk496676692" w:id="18"/>
      <w:bookmarkEnd w:id="17"/>
      <w:r w:rsidRPr="00656CAC">
        <w:rPr>
          <w:rFonts w:asciiTheme="minorHAnsi" w:hAnsiTheme="minorHAnsi" w:eastAsiaTheme="majorEastAsia" w:cstheme="minorHAnsi"/>
          <w:b/>
          <w:sz w:val="22"/>
          <w:szCs w:val="22"/>
        </w:rPr>
        <w:t xml:space="preserve">Insurance </w:t>
      </w:r>
    </w:p>
    <w:p w:rsidRPr="00656CAC" w:rsidR="00BF4F58" w:rsidP="00C77770" w:rsidRDefault="00BF4F58" w14:paraId="1DA94E28" w14:textId="5332262D">
      <w:pPr>
        <w:rPr>
          <w:rFonts w:asciiTheme="minorHAnsi" w:hAnsiTheme="minorHAnsi" w:cstheme="minorBidi"/>
          <w:color w:val="000000"/>
          <w:sz w:val="22"/>
          <w:szCs w:val="22"/>
          <w:lang w:eastAsia="en-GB"/>
        </w:rPr>
      </w:pPr>
      <w:r w:rsidRPr="12843A96">
        <w:rPr>
          <w:rFonts w:asciiTheme="minorHAnsi" w:hAnsiTheme="minorHAnsi" w:cstheme="minorBidi"/>
          <w:color w:val="000000" w:themeColor="text1"/>
          <w:sz w:val="22"/>
          <w:szCs w:val="22"/>
          <w:lang w:eastAsia="en-GB"/>
        </w:rPr>
        <w:t xml:space="preserve">City </w:t>
      </w:r>
      <w:r w:rsidRPr="12843A96">
        <w:rPr>
          <w:rFonts w:asciiTheme="minorHAnsi" w:hAnsiTheme="minorHAnsi" w:cstheme="minorBidi"/>
          <w:sz w:val="22"/>
          <w:szCs w:val="22"/>
        </w:rPr>
        <w:t>St George’s,</w:t>
      </w:r>
      <w:r w:rsidRPr="12843A96">
        <w:rPr>
          <w:rFonts w:asciiTheme="minorHAnsi" w:hAnsiTheme="minorHAnsi" w:cstheme="minorBidi"/>
          <w:color w:val="000000" w:themeColor="text1"/>
          <w:sz w:val="22"/>
          <w:szCs w:val="22"/>
          <w:lang w:eastAsia="en-GB"/>
        </w:rPr>
        <w:t xml:space="preserve"> University London holds insurance policies which apply to this </w:t>
      </w:r>
      <w:r w:rsidRPr="12843A96" w:rsidR="00DE51E6">
        <w:rPr>
          <w:rFonts w:asciiTheme="minorHAnsi" w:hAnsiTheme="minorHAnsi" w:cstheme="minorBidi"/>
          <w:color w:val="000000" w:themeColor="text1"/>
          <w:sz w:val="22"/>
          <w:szCs w:val="22"/>
          <w:lang w:eastAsia="en-GB"/>
        </w:rPr>
        <w:t>project</w:t>
      </w:r>
      <w:r w:rsidRPr="12843A96">
        <w:rPr>
          <w:rFonts w:asciiTheme="minorHAnsi" w:hAnsiTheme="minorHAnsi" w:cstheme="minorBidi"/>
          <w:color w:val="000000" w:themeColor="text1"/>
          <w:sz w:val="22"/>
          <w:szCs w:val="22"/>
          <w:lang w:eastAsia="en-GB"/>
        </w:rPr>
        <w:t xml:space="preserve">, subject to the terms and conditions of the policy. If you feel you have been harmed or injured by taking part in this </w:t>
      </w:r>
      <w:r w:rsidRPr="12843A96" w:rsidR="0084652D">
        <w:rPr>
          <w:rFonts w:asciiTheme="minorHAnsi" w:hAnsiTheme="minorHAnsi" w:cstheme="minorBidi"/>
          <w:color w:val="000000" w:themeColor="text1"/>
          <w:sz w:val="22"/>
          <w:szCs w:val="22"/>
          <w:lang w:eastAsia="en-GB"/>
        </w:rPr>
        <w:t>project</w:t>
      </w:r>
      <w:r w:rsidRPr="12843A96" w:rsidR="059AB9D5">
        <w:rPr>
          <w:rFonts w:asciiTheme="minorHAnsi" w:hAnsiTheme="minorHAnsi" w:cstheme="minorBidi"/>
          <w:color w:val="000000" w:themeColor="text1"/>
          <w:sz w:val="22"/>
          <w:szCs w:val="22"/>
          <w:lang w:eastAsia="en-GB"/>
        </w:rPr>
        <w:t>,</w:t>
      </w:r>
      <w:r w:rsidRPr="12843A96">
        <w:rPr>
          <w:rFonts w:asciiTheme="minorHAnsi" w:hAnsiTheme="minorHAnsi" w:cstheme="minorBidi"/>
          <w:color w:val="000000" w:themeColor="text1"/>
          <w:sz w:val="22"/>
          <w:szCs w:val="22"/>
          <w:lang w:eastAsia="en-GB"/>
        </w:rPr>
        <w:t xml:space="preserve"> you may be eligible to claim compensation. This does not affect your legal rights to seek compensation. If you are harmed due to someone’s negligence, then you may have grounds for legal action. </w:t>
      </w:r>
    </w:p>
    <w:p w:rsidRPr="00656CAC" w:rsidR="00DF3D99" w:rsidP="001A54CF" w:rsidRDefault="0065663D" w14:paraId="5ECC77D1" w14:textId="791F5A1B">
      <w:pPr>
        <w:pStyle w:val="Heading1"/>
        <w:rPr>
          <w:rFonts w:asciiTheme="minorHAnsi" w:hAnsiTheme="minorHAnsi" w:cstheme="minorHAnsi"/>
          <w:b/>
          <w:color w:val="auto"/>
          <w:sz w:val="22"/>
          <w:szCs w:val="22"/>
        </w:rPr>
      </w:pPr>
      <w:r w:rsidRPr="00656CAC">
        <w:rPr>
          <w:rFonts w:asciiTheme="minorHAnsi" w:hAnsiTheme="minorHAnsi" w:cstheme="minorHAnsi"/>
          <w:b/>
          <w:color w:val="auto"/>
          <w:sz w:val="22"/>
          <w:szCs w:val="22"/>
        </w:rPr>
        <w:t>What if there is a problem?</w:t>
      </w:r>
      <w:bookmarkStart w:name="_Hlk496676678" w:id="19"/>
      <w:bookmarkEnd w:id="18"/>
    </w:p>
    <w:p w:rsidRPr="00656CAC" w:rsidR="0073799D" w:rsidP="78AD8397" w:rsidRDefault="0065663D" w14:paraId="7D4C4D4C" w14:textId="0A534D3A">
      <w:pPr>
        <w:rPr>
          <w:rFonts w:asciiTheme="minorHAnsi" w:hAnsiTheme="minorHAnsi" w:cstheme="minorBidi"/>
          <w:color w:val="FF0000"/>
          <w:sz w:val="22"/>
          <w:szCs w:val="22"/>
        </w:rPr>
      </w:pPr>
      <w:r w:rsidRPr="6B52F771">
        <w:rPr>
          <w:rFonts w:asciiTheme="minorHAnsi" w:hAnsiTheme="minorHAnsi" w:cstheme="minorBidi"/>
          <w:sz w:val="22"/>
          <w:szCs w:val="22"/>
        </w:rPr>
        <w:t>If you have any problems, concerns</w:t>
      </w:r>
      <w:r w:rsidRPr="6B52F771" w:rsidR="3FBE9D19">
        <w:rPr>
          <w:rFonts w:asciiTheme="minorHAnsi" w:hAnsiTheme="minorHAnsi" w:cstheme="minorBidi"/>
          <w:sz w:val="22"/>
          <w:szCs w:val="22"/>
        </w:rPr>
        <w:t>,</w:t>
      </w:r>
      <w:r w:rsidRPr="6B52F771">
        <w:rPr>
          <w:rFonts w:asciiTheme="minorHAnsi" w:hAnsiTheme="minorHAnsi" w:cstheme="minorBidi"/>
          <w:sz w:val="22"/>
          <w:szCs w:val="22"/>
        </w:rPr>
        <w:t xml:space="preserve"> or questions about this </w:t>
      </w:r>
      <w:r w:rsidRPr="6B52F771" w:rsidR="001A54CF">
        <w:rPr>
          <w:rFonts w:asciiTheme="minorHAnsi" w:hAnsiTheme="minorHAnsi" w:cstheme="minorBidi"/>
          <w:sz w:val="22"/>
          <w:szCs w:val="22"/>
        </w:rPr>
        <w:t>project</w:t>
      </w:r>
      <w:r w:rsidRPr="6B52F771">
        <w:rPr>
          <w:rFonts w:asciiTheme="minorHAnsi" w:hAnsiTheme="minorHAnsi" w:cstheme="minorBidi"/>
          <w:sz w:val="22"/>
          <w:szCs w:val="22"/>
        </w:rPr>
        <w:t xml:space="preserve">, you </w:t>
      </w:r>
      <w:r w:rsidRPr="3E6EF134" w:rsidR="3384E874">
        <w:rPr>
          <w:rFonts w:asciiTheme="minorHAnsi" w:hAnsiTheme="minorHAnsi" w:cstheme="minorBidi"/>
          <w:sz w:val="22"/>
          <w:szCs w:val="22"/>
        </w:rPr>
        <w:t>can</w:t>
      </w:r>
      <w:del w:author="Ojo, Idowu Afolabi" w:date="2026-06-22T10:10:00Z" w16du:dateUtc="2026-06-22T10:10:45Z" w:id="20">
        <w:r w:rsidRPr="3E6EF134" w:rsidR="3384E874">
          <w:rPr>
            <w:rFonts w:asciiTheme="minorHAnsi" w:hAnsiTheme="minorHAnsi" w:cstheme="minorBidi"/>
            <w:sz w:val="22"/>
            <w:szCs w:val="22"/>
          </w:rPr>
          <w:delText xml:space="preserve"> </w:delText>
        </w:r>
      </w:del>
      <w:r w:rsidRPr="6B52F771">
        <w:rPr>
          <w:rFonts w:asciiTheme="minorHAnsi" w:hAnsiTheme="minorHAnsi" w:cstheme="minorBidi"/>
          <w:sz w:val="22"/>
          <w:szCs w:val="22"/>
        </w:rPr>
        <w:t xml:space="preserve"> speak to a member of the research team. If you remain unhappy and wish to complain formally, you can do this through </w:t>
      </w:r>
      <w:r w:rsidRPr="6B52F771" w:rsidR="006E7990">
        <w:rPr>
          <w:rFonts w:asciiTheme="minorHAnsi" w:hAnsiTheme="minorHAnsi" w:cstheme="minorBidi"/>
          <w:sz w:val="22"/>
          <w:szCs w:val="22"/>
        </w:rPr>
        <w:t xml:space="preserve">the </w:t>
      </w:r>
      <w:r w:rsidRPr="6B52F771" w:rsidR="00814690">
        <w:rPr>
          <w:rFonts w:asciiTheme="minorHAnsi" w:hAnsiTheme="minorHAnsi" w:cstheme="minorBidi"/>
          <w:sz w:val="22"/>
          <w:szCs w:val="22"/>
        </w:rPr>
        <w:t>University</w:t>
      </w:r>
      <w:r w:rsidRPr="6B52F771">
        <w:rPr>
          <w:rFonts w:asciiTheme="minorHAnsi" w:hAnsiTheme="minorHAnsi" w:cstheme="minorBidi"/>
          <w:sz w:val="22"/>
          <w:szCs w:val="22"/>
        </w:rPr>
        <w:t xml:space="preserve"> complaints procedure. To complain about the </w:t>
      </w:r>
      <w:r w:rsidRPr="6B52F771" w:rsidR="00DE51E6">
        <w:rPr>
          <w:rFonts w:asciiTheme="minorHAnsi" w:hAnsiTheme="minorHAnsi" w:cstheme="minorBidi"/>
          <w:sz w:val="22"/>
          <w:szCs w:val="22"/>
        </w:rPr>
        <w:t>project</w:t>
      </w:r>
      <w:r w:rsidRPr="6B52F771">
        <w:rPr>
          <w:rFonts w:asciiTheme="minorHAnsi" w:hAnsiTheme="minorHAnsi" w:cstheme="minorBidi"/>
          <w:sz w:val="22"/>
          <w:szCs w:val="22"/>
        </w:rPr>
        <w:t xml:space="preserve">, </w:t>
      </w:r>
      <w:r w:rsidRPr="6B52F771" w:rsidR="00CD3D30">
        <w:rPr>
          <w:rFonts w:asciiTheme="minorHAnsi" w:hAnsiTheme="minorHAnsi" w:cstheme="minorBidi"/>
          <w:sz w:val="22"/>
          <w:szCs w:val="22"/>
        </w:rPr>
        <w:t xml:space="preserve">you can write </w:t>
      </w:r>
      <w:r w:rsidRPr="6B52F771" w:rsidR="000F50F0">
        <w:rPr>
          <w:rFonts w:asciiTheme="minorHAnsi" w:hAnsiTheme="minorHAnsi" w:cstheme="minorBidi"/>
          <w:sz w:val="22"/>
          <w:szCs w:val="22"/>
        </w:rPr>
        <w:t xml:space="preserve">to or email </w:t>
      </w:r>
      <w:r w:rsidRPr="6B52F771" w:rsidR="00CD3D30">
        <w:rPr>
          <w:rFonts w:asciiTheme="minorHAnsi" w:hAnsiTheme="minorHAnsi" w:cstheme="minorBidi"/>
          <w:sz w:val="22"/>
          <w:szCs w:val="22"/>
        </w:rPr>
        <w:t xml:space="preserve">the </w:t>
      </w:r>
      <w:r w:rsidRPr="6B52F771">
        <w:rPr>
          <w:rFonts w:asciiTheme="minorHAnsi" w:hAnsiTheme="minorHAnsi" w:cstheme="minorBidi"/>
          <w:sz w:val="22"/>
          <w:szCs w:val="22"/>
        </w:rPr>
        <w:t>Secretary to Senate Research Ethics Committee and inform them that the name of the</w:t>
      </w:r>
      <w:r w:rsidRPr="6B52F771" w:rsidR="00F10ACF">
        <w:rPr>
          <w:rFonts w:asciiTheme="minorHAnsi" w:hAnsiTheme="minorHAnsi" w:cstheme="minorBidi"/>
          <w:sz w:val="22"/>
          <w:szCs w:val="22"/>
        </w:rPr>
        <w:t xml:space="preserve"> </w:t>
      </w:r>
      <w:r w:rsidRPr="6B52F771">
        <w:rPr>
          <w:rFonts w:asciiTheme="minorHAnsi" w:hAnsiTheme="minorHAnsi" w:cstheme="minorBidi"/>
          <w:sz w:val="22"/>
          <w:szCs w:val="22"/>
        </w:rPr>
        <w:t xml:space="preserve">project is </w:t>
      </w:r>
      <w:bookmarkEnd w:id="19"/>
      <w:r w:rsidRPr="565F5117" w:rsidR="78AD8397">
        <w:rPr>
          <w:rFonts w:asciiTheme="minorHAnsi" w:hAnsiTheme="minorHAnsi"/>
          <w:i/>
          <w:iCs/>
          <w:sz w:val="22"/>
          <w:szCs w:val="22"/>
        </w:rPr>
        <w:t>Graphical Perception of Position and Angle: A Replication and Follow-up of Cleveland &amp; McGill (1984).</w:t>
      </w:r>
    </w:p>
    <w:p w:rsidRPr="00656CAC" w:rsidR="78AD8397" w:rsidP="78AD8397" w:rsidRDefault="78AD8397" w14:paraId="77A6A054" w14:textId="5899F564">
      <w:pPr>
        <w:rPr>
          <w:rFonts w:eastAsia="Arial" w:asciiTheme="minorHAnsi" w:hAnsiTheme="minorHAnsi" w:cstheme="minorHAnsi"/>
          <w:sz w:val="22"/>
          <w:szCs w:val="22"/>
        </w:rPr>
      </w:pPr>
    </w:p>
    <w:p w:rsidRPr="00656CAC" w:rsidR="00E010D6" w:rsidP="00E010D6" w:rsidRDefault="00F10ACF" w14:paraId="7515DD71" w14:textId="3E5C7DA1">
      <w:pPr>
        <w:rPr>
          <w:rFonts w:asciiTheme="minorHAnsi" w:hAnsiTheme="minorHAnsi" w:cstheme="minorHAnsi"/>
          <w:sz w:val="22"/>
          <w:szCs w:val="22"/>
        </w:rPr>
      </w:pPr>
      <w:r w:rsidRPr="00656CAC">
        <w:rPr>
          <w:rFonts w:asciiTheme="minorHAnsi" w:hAnsiTheme="minorHAnsi" w:cstheme="minorHAnsi"/>
          <w:sz w:val="22"/>
          <w:szCs w:val="22"/>
        </w:rPr>
        <w:t xml:space="preserve">Research Governance, Ethics, and Integrity Manager </w:t>
      </w:r>
    </w:p>
    <w:p w:rsidRPr="00656CAC" w:rsidR="00E010D6" w:rsidP="00E010D6" w:rsidRDefault="00E010D6" w14:paraId="62DD1F60" w14:textId="2CA01C92">
      <w:pPr>
        <w:rPr>
          <w:rFonts w:asciiTheme="minorHAnsi" w:hAnsiTheme="minorHAnsi" w:cstheme="minorHAnsi"/>
          <w:sz w:val="22"/>
          <w:szCs w:val="22"/>
        </w:rPr>
      </w:pPr>
      <w:r w:rsidRPr="00656CAC">
        <w:rPr>
          <w:rFonts w:asciiTheme="minorHAnsi" w:hAnsiTheme="minorHAnsi" w:cstheme="minorHAnsi"/>
          <w:sz w:val="22"/>
          <w:szCs w:val="22"/>
        </w:rPr>
        <w:t xml:space="preserve">Research &amp; </w:t>
      </w:r>
      <w:r w:rsidRPr="00656CAC" w:rsidR="00385295">
        <w:rPr>
          <w:rFonts w:asciiTheme="minorHAnsi" w:hAnsiTheme="minorHAnsi" w:cstheme="minorHAnsi"/>
          <w:sz w:val="22"/>
          <w:szCs w:val="22"/>
        </w:rPr>
        <w:t xml:space="preserve">Innovation Directorate </w:t>
      </w:r>
    </w:p>
    <w:p w:rsidRPr="00656CAC" w:rsidR="00E010D6" w:rsidP="00E010D6" w:rsidRDefault="00E010D6" w14:paraId="5809924C" w14:textId="68C8724E">
      <w:pPr>
        <w:rPr>
          <w:rFonts w:asciiTheme="minorHAnsi" w:hAnsiTheme="minorHAnsi" w:cstheme="minorHAnsi"/>
          <w:sz w:val="22"/>
          <w:szCs w:val="22"/>
        </w:rPr>
      </w:pPr>
      <w:r w:rsidRPr="00656CAC">
        <w:rPr>
          <w:rFonts w:asciiTheme="minorHAnsi" w:hAnsiTheme="minorHAnsi" w:cstheme="minorHAnsi"/>
          <w:sz w:val="22"/>
          <w:szCs w:val="22"/>
        </w:rPr>
        <w:t>City</w:t>
      </w:r>
      <w:r w:rsidRPr="00656CAC" w:rsidR="00385295">
        <w:rPr>
          <w:rFonts w:asciiTheme="minorHAnsi" w:hAnsiTheme="minorHAnsi" w:cstheme="minorHAnsi"/>
          <w:sz w:val="22"/>
          <w:szCs w:val="22"/>
        </w:rPr>
        <w:t xml:space="preserve"> St George’s</w:t>
      </w:r>
      <w:r w:rsidRPr="00656CAC">
        <w:rPr>
          <w:rFonts w:asciiTheme="minorHAnsi" w:hAnsiTheme="minorHAnsi" w:cstheme="minorHAnsi"/>
          <w:sz w:val="22"/>
          <w:szCs w:val="22"/>
        </w:rPr>
        <w:t>, University of London</w:t>
      </w:r>
    </w:p>
    <w:p w:rsidRPr="00656CAC" w:rsidR="00E010D6" w:rsidP="00E010D6" w:rsidRDefault="00E010D6" w14:paraId="29538372" w14:textId="6D75888E">
      <w:pPr>
        <w:rPr>
          <w:rFonts w:asciiTheme="minorHAnsi" w:hAnsiTheme="minorHAnsi" w:cstheme="minorHAnsi"/>
          <w:sz w:val="22"/>
          <w:szCs w:val="22"/>
        </w:rPr>
      </w:pPr>
      <w:r w:rsidRPr="00656CAC">
        <w:rPr>
          <w:rFonts w:asciiTheme="minorHAnsi" w:hAnsiTheme="minorHAnsi" w:cstheme="minorHAnsi"/>
          <w:sz w:val="22"/>
          <w:szCs w:val="22"/>
        </w:rPr>
        <w:t>Northampton Square</w:t>
      </w:r>
      <w:r w:rsidRPr="00656CAC" w:rsidR="000F50F0">
        <w:rPr>
          <w:rFonts w:asciiTheme="minorHAnsi" w:hAnsiTheme="minorHAnsi" w:cstheme="minorHAnsi"/>
          <w:sz w:val="22"/>
          <w:szCs w:val="22"/>
        </w:rPr>
        <w:t xml:space="preserve">, </w:t>
      </w:r>
      <w:r w:rsidRPr="00656CAC">
        <w:rPr>
          <w:rFonts w:asciiTheme="minorHAnsi" w:hAnsiTheme="minorHAnsi" w:cstheme="minorHAnsi"/>
          <w:sz w:val="22"/>
          <w:szCs w:val="22"/>
        </w:rPr>
        <w:t xml:space="preserve">London, EC1V 0HB                                     </w:t>
      </w:r>
    </w:p>
    <w:p w:rsidRPr="00656CAC" w:rsidR="000B68F2" w:rsidP="000B68F2" w:rsidRDefault="00E010D6" w14:paraId="79C10A24" w14:textId="77777777">
      <w:pPr>
        <w:rPr>
          <w:rFonts w:asciiTheme="minorHAnsi" w:hAnsiTheme="minorHAnsi" w:cstheme="minorHAnsi"/>
          <w:sz w:val="22"/>
          <w:szCs w:val="22"/>
        </w:rPr>
      </w:pPr>
      <w:r w:rsidRPr="00656CAC">
        <w:rPr>
          <w:rFonts w:asciiTheme="minorHAnsi" w:hAnsiTheme="minorHAnsi" w:cstheme="minorHAnsi"/>
          <w:sz w:val="22"/>
          <w:szCs w:val="22"/>
        </w:rPr>
        <w:t xml:space="preserve">Email: </w:t>
      </w:r>
      <w:hyperlink w:history="1" r:id="rId15">
        <w:r w:rsidRPr="00656CAC" w:rsidR="001002EB">
          <w:rPr>
            <w:rStyle w:val="Hyperlink"/>
            <w:rFonts w:asciiTheme="minorHAnsi" w:hAnsiTheme="minorHAnsi" w:cstheme="minorHAnsi"/>
            <w:color w:val="auto"/>
            <w:sz w:val="22"/>
            <w:szCs w:val="22"/>
          </w:rPr>
          <w:t>senaterec@city.ac.uk</w:t>
        </w:r>
      </w:hyperlink>
      <w:r w:rsidRPr="00656CAC" w:rsidR="001002EB">
        <w:rPr>
          <w:rFonts w:asciiTheme="minorHAnsi" w:hAnsiTheme="minorHAnsi" w:cstheme="minorHAnsi"/>
          <w:sz w:val="22"/>
          <w:szCs w:val="22"/>
        </w:rPr>
        <w:t xml:space="preserve"> </w:t>
      </w:r>
    </w:p>
    <w:p w:rsidRPr="00656CAC" w:rsidR="000B68F2" w:rsidP="000B68F2" w:rsidRDefault="000B68F2" w14:paraId="4052347C" w14:textId="77777777">
      <w:pPr>
        <w:rPr>
          <w:rFonts w:asciiTheme="minorHAnsi" w:hAnsiTheme="minorHAnsi" w:cstheme="minorHAnsi"/>
          <w:sz w:val="22"/>
          <w:szCs w:val="22"/>
        </w:rPr>
      </w:pPr>
    </w:p>
    <w:p w:rsidRPr="00656CAC" w:rsidR="003D5056" w:rsidP="000B68F2" w:rsidRDefault="003D5056" w14:paraId="3849950F" w14:textId="7DAF11FE">
      <w:pPr>
        <w:rPr>
          <w:rFonts w:asciiTheme="minorHAnsi" w:hAnsiTheme="minorHAnsi" w:cstheme="minorHAnsi"/>
          <w:sz w:val="22"/>
          <w:szCs w:val="22"/>
        </w:rPr>
      </w:pPr>
      <w:r w:rsidRPr="00656CAC">
        <w:rPr>
          <w:rFonts w:asciiTheme="minorHAnsi" w:hAnsiTheme="minorHAnsi" w:cstheme="minorHAnsi"/>
          <w:b/>
          <w:sz w:val="22"/>
          <w:szCs w:val="22"/>
        </w:rPr>
        <w:t>Further information and contact details</w:t>
      </w:r>
    </w:p>
    <w:p w:rsidRPr="00656CAC" w:rsidR="009C14D7" w:rsidP="0065663D" w:rsidRDefault="009C14D7" w14:paraId="3704401B" w14:textId="77777777">
      <w:pPr>
        <w:rPr>
          <w:rFonts w:asciiTheme="minorHAnsi" w:hAnsiTheme="minorHAnsi" w:cstheme="minorHAnsi"/>
          <w:sz w:val="22"/>
          <w:szCs w:val="22"/>
        </w:rPr>
      </w:pPr>
    </w:p>
    <w:p w:rsidRPr="00656CAC" w:rsidR="00ED5BC7" w:rsidP="0065663D" w:rsidRDefault="009C14D7" w14:paraId="4E180426" w14:textId="1674CD76">
      <w:pPr>
        <w:rPr>
          <w:rFonts w:asciiTheme="minorHAnsi" w:hAnsiTheme="minorHAnsi" w:cstheme="minorHAnsi"/>
          <w:sz w:val="22"/>
          <w:szCs w:val="22"/>
        </w:rPr>
      </w:pPr>
      <w:r w:rsidRPr="00656CAC">
        <w:rPr>
          <w:rFonts w:asciiTheme="minorHAnsi" w:hAnsiTheme="minorHAnsi" w:cstheme="minorHAnsi"/>
          <w:sz w:val="22"/>
          <w:szCs w:val="22"/>
        </w:rPr>
        <w:t>Idowu Afolabi Isaac Ojo (</w:t>
      </w:r>
      <w:r w:rsidRPr="00656CAC" w:rsidR="00F4695E">
        <w:rPr>
          <w:rFonts w:asciiTheme="minorHAnsi" w:hAnsiTheme="minorHAnsi" w:cstheme="minorHAnsi"/>
          <w:sz w:val="22"/>
          <w:szCs w:val="22"/>
        </w:rPr>
        <w:t xml:space="preserve">Research Student): </w:t>
      </w:r>
      <w:r w:rsidRPr="00656CAC" w:rsidR="00B044B8">
        <w:rPr>
          <w:rFonts w:asciiTheme="minorHAnsi" w:hAnsiTheme="minorHAnsi" w:cstheme="minorHAnsi"/>
          <w:sz w:val="22"/>
          <w:szCs w:val="22"/>
        </w:rPr>
        <w:t>Idowu-Afolabi.Ojo@city.ac.uk</w:t>
      </w:r>
    </w:p>
    <w:p w:rsidRPr="00656CAC" w:rsidR="009C14D7" w:rsidP="0065663D" w:rsidRDefault="009C14D7" w14:paraId="06D4AEE1" w14:textId="78C4D770">
      <w:pPr>
        <w:rPr>
          <w:rFonts w:asciiTheme="minorHAnsi" w:hAnsiTheme="minorHAnsi" w:cstheme="minorHAnsi"/>
          <w:sz w:val="22"/>
          <w:szCs w:val="22"/>
        </w:rPr>
      </w:pPr>
      <w:r w:rsidRPr="00656CAC">
        <w:rPr>
          <w:rFonts w:asciiTheme="minorHAnsi" w:hAnsiTheme="minorHAnsi" w:cstheme="minorHAnsi"/>
          <w:sz w:val="22"/>
          <w:szCs w:val="22"/>
        </w:rPr>
        <w:t>Sabah Azhar (</w:t>
      </w:r>
      <w:r w:rsidRPr="00656CAC" w:rsidR="00F4695E">
        <w:rPr>
          <w:rFonts w:asciiTheme="minorHAnsi" w:hAnsiTheme="minorHAnsi" w:cstheme="minorHAnsi"/>
          <w:sz w:val="22"/>
          <w:szCs w:val="22"/>
        </w:rPr>
        <w:t xml:space="preserve">Research </w:t>
      </w:r>
      <w:r w:rsidRPr="00656CAC" w:rsidR="00B044B8">
        <w:rPr>
          <w:rFonts w:asciiTheme="minorHAnsi" w:hAnsiTheme="minorHAnsi" w:cstheme="minorHAnsi"/>
          <w:sz w:val="22"/>
          <w:szCs w:val="22"/>
        </w:rPr>
        <w:t>Student): Sabah.azhar@city.ac.uk</w:t>
      </w:r>
    </w:p>
    <w:p w:rsidRPr="00656CAC" w:rsidR="009C14D7" w:rsidP="0065663D" w:rsidRDefault="009C14D7" w14:paraId="3B1F58D3" w14:textId="1633E11B">
      <w:pPr>
        <w:rPr>
          <w:rFonts w:asciiTheme="minorHAnsi" w:hAnsiTheme="minorHAnsi" w:cstheme="minorHAnsi"/>
          <w:sz w:val="22"/>
          <w:szCs w:val="22"/>
        </w:rPr>
      </w:pPr>
      <w:r w:rsidRPr="00656CAC">
        <w:rPr>
          <w:rFonts w:asciiTheme="minorHAnsi" w:hAnsiTheme="minorHAnsi" w:cstheme="minorHAnsi"/>
          <w:sz w:val="22"/>
          <w:szCs w:val="22"/>
        </w:rPr>
        <w:t>Jason Dykes (</w:t>
      </w:r>
      <w:r w:rsidR="00C26333">
        <w:rPr>
          <w:rFonts w:asciiTheme="minorHAnsi" w:hAnsiTheme="minorHAnsi" w:cstheme="minorHAnsi"/>
          <w:sz w:val="22"/>
          <w:szCs w:val="22"/>
        </w:rPr>
        <w:t>Academic</w:t>
      </w:r>
      <w:r w:rsidRPr="00656CAC" w:rsidR="00B044B8">
        <w:rPr>
          <w:rFonts w:asciiTheme="minorHAnsi" w:hAnsiTheme="minorHAnsi" w:cstheme="minorHAnsi"/>
          <w:sz w:val="22"/>
          <w:szCs w:val="22"/>
        </w:rPr>
        <w:t xml:space="preserve"> Lead): </w:t>
      </w:r>
      <w:r w:rsidRPr="00656CAC" w:rsidR="00C627A7">
        <w:rPr>
          <w:rFonts w:asciiTheme="minorHAnsi" w:hAnsiTheme="minorHAnsi" w:cstheme="minorHAnsi"/>
          <w:sz w:val="22"/>
          <w:szCs w:val="22"/>
        </w:rPr>
        <w:t>J.Dykes@city.ac.uk</w:t>
      </w:r>
    </w:p>
    <w:p w:rsidRPr="00656CAC" w:rsidR="00ED5BC7" w:rsidP="00ED5BC7" w:rsidRDefault="00ED5BC7" w14:paraId="10F7C78C"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p w:rsidRPr="00656CAC" w:rsidR="00656CAC" w:rsidP="00ED5BC7" w:rsidRDefault="00656CAC" w14:paraId="721FB71E" w14:textId="77777777">
      <w:pPr>
        <w:textAlignment w:val="baseline"/>
        <w:rPr>
          <w:rFonts w:asciiTheme="minorHAnsi" w:hAnsiTheme="minorHAnsi" w:cstheme="minorHAnsi"/>
          <w:sz w:val="22"/>
          <w:szCs w:val="22"/>
        </w:rPr>
      </w:pPr>
    </w:p>
    <w:p w:rsidRPr="00656CAC" w:rsidR="00656CAC" w:rsidP="00ED5BC7" w:rsidRDefault="00656CAC" w14:paraId="156A5EAA" w14:textId="77777777">
      <w:pPr>
        <w:textAlignment w:val="baseline"/>
        <w:rPr>
          <w:rFonts w:asciiTheme="minorHAnsi" w:hAnsiTheme="minorHAnsi" w:cstheme="minorHAnsi"/>
          <w:sz w:val="22"/>
          <w:szCs w:val="22"/>
        </w:rPr>
      </w:pPr>
    </w:p>
    <w:p w:rsidRPr="00656CAC" w:rsidR="00656CAC" w:rsidP="00ED5BC7" w:rsidRDefault="00656CAC" w14:paraId="3A9A084A" w14:textId="77777777">
      <w:pPr>
        <w:textAlignment w:val="baseline"/>
        <w:rPr>
          <w:rFonts w:asciiTheme="minorHAnsi" w:hAnsiTheme="minorHAnsi" w:cstheme="minorHAnsi"/>
          <w:sz w:val="22"/>
          <w:szCs w:val="22"/>
        </w:rPr>
      </w:pPr>
    </w:p>
    <w:p w:rsidR="00656CAC" w:rsidP="00ED5BC7" w:rsidRDefault="00656CAC" w14:paraId="3327E4D2" w14:textId="77777777">
      <w:pPr>
        <w:textAlignment w:val="baseline"/>
        <w:rPr>
          <w:rFonts w:asciiTheme="minorHAnsi" w:hAnsiTheme="minorHAnsi" w:cstheme="minorHAnsi"/>
          <w:sz w:val="22"/>
          <w:szCs w:val="22"/>
        </w:rPr>
      </w:pPr>
    </w:p>
    <w:p w:rsidR="00E141E6" w:rsidP="00ED5BC7" w:rsidRDefault="00E141E6" w14:paraId="50123740" w14:textId="77777777">
      <w:pPr>
        <w:textAlignment w:val="baseline"/>
        <w:rPr>
          <w:rFonts w:asciiTheme="minorHAnsi" w:hAnsiTheme="minorHAnsi" w:cstheme="minorHAnsi"/>
          <w:sz w:val="22"/>
          <w:szCs w:val="22"/>
        </w:rPr>
      </w:pPr>
    </w:p>
    <w:p w:rsidRPr="00656CAC" w:rsidR="00E141E6" w:rsidP="00ED5BC7" w:rsidRDefault="00E141E6" w14:paraId="23A8A037" w14:textId="77777777">
      <w:pPr>
        <w:textAlignment w:val="baseline"/>
        <w:rPr>
          <w:rFonts w:asciiTheme="minorHAnsi" w:hAnsiTheme="minorHAnsi" w:cstheme="minorHAnsi"/>
          <w:sz w:val="22"/>
          <w:szCs w:val="22"/>
        </w:rPr>
      </w:pPr>
    </w:p>
    <w:p w:rsidRPr="00656CAC" w:rsidR="00656CAC" w:rsidP="00ED5BC7" w:rsidRDefault="00656CAC" w14:paraId="45B04C2C" w14:textId="77777777">
      <w:pPr>
        <w:textAlignment w:val="baseline"/>
        <w:rPr>
          <w:rFonts w:asciiTheme="minorHAnsi" w:hAnsiTheme="minorHAnsi" w:cstheme="minorHAnsi"/>
          <w:sz w:val="22"/>
          <w:szCs w:val="22"/>
        </w:rPr>
      </w:pPr>
    </w:p>
    <w:p w:rsidRPr="00656CAC" w:rsidR="00ED5BC7" w:rsidP="00ED5BC7" w:rsidRDefault="00ED5BC7" w14:paraId="0CAEFB23"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Please read the following statements: </w:t>
      </w:r>
    </w:p>
    <w:p w:rsidRPr="00656CAC" w:rsidR="00F4695E" w:rsidP="00ED5BC7" w:rsidRDefault="00F4695E" w14:paraId="72277537" w14:textId="77777777">
      <w:pPr>
        <w:textAlignment w:val="baseline"/>
        <w:rPr>
          <w:rFonts w:asciiTheme="minorHAnsi" w:hAnsiTheme="minorHAnsi" w:cstheme="minorHAnsi"/>
          <w:sz w:val="22"/>
          <w:szCs w:val="22"/>
        </w:rPr>
      </w:pPr>
    </w:p>
    <w:tbl>
      <w:tblPr>
        <w:tblW w:w="8647"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20"/>
        <w:gridCol w:w="6764"/>
        <w:gridCol w:w="1563"/>
      </w:tblGrid>
      <w:tr w:rsidRPr="00656CAC" w:rsidR="00ED5BC7" w:rsidTr="3FA57AE5" w14:paraId="216CCF26" w14:textId="77777777">
        <w:trPr>
          <w:trHeight w:val="285"/>
        </w:trPr>
        <w:tc>
          <w:tcPr>
            <w:tcW w:w="7084" w:type="dxa"/>
            <w:gridSpan w:val="2"/>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2FE526D0" w14:textId="77777777">
            <w:pPr>
              <w:textAlignment w:val="baseline"/>
              <w:rPr>
                <w:rFonts w:asciiTheme="minorHAnsi" w:hAnsiTheme="minorHAnsi" w:cstheme="minorHAnsi"/>
                <w:sz w:val="22"/>
                <w:szCs w:val="22"/>
              </w:rPr>
            </w:pPr>
            <w:r w:rsidRPr="00656CAC">
              <w:rPr>
                <w:rFonts w:asciiTheme="minorHAnsi" w:hAnsiTheme="minorHAnsi" w:cstheme="minorHAnsi"/>
                <w:i/>
                <w:iCs/>
                <w:sz w:val="22"/>
                <w:szCs w:val="22"/>
              </w:rPr>
              <w:t>When completed, 1 copy for participant; 1 copy for researcher file.</w:t>
            </w:r>
            <w:r w:rsidRPr="00656CAC">
              <w:rPr>
                <w:rFonts w:asciiTheme="minorHAnsi" w:hAnsiTheme="minorHAnsi" w:cstheme="minorHAnsi"/>
                <w:sz w:val="22"/>
                <w:szCs w:val="22"/>
              </w:rPr>
              <w:t> </w:t>
            </w: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050EBCC7" w14:textId="77777777">
            <w:pPr>
              <w:jc w:val="center"/>
              <w:textAlignment w:val="baseline"/>
              <w:rPr>
                <w:rFonts w:asciiTheme="minorHAnsi" w:hAnsiTheme="minorHAnsi" w:cstheme="minorHAnsi"/>
                <w:sz w:val="22"/>
                <w:szCs w:val="22"/>
              </w:rPr>
            </w:pPr>
            <w:r w:rsidRPr="00656CAC">
              <w:rPr>
                <w:rFonts w:asciiTheme="minorHAnsi" w:hAnsiTheme="minorHAnsi" w:cstheme="minorHAnsi"/>
                <w:sz w:val="22"/>
                <w:szCs w:val="22"/>
              </w:rPr>
              <w:t>Please initial box </w:t>
            </w:r>
          </w:p>
        </w:tc>
      </w:tr>
      <w:tr w:rsidRPr="00656CAC" w:rsidR="00ED5BC7" w:rsidTr="3FA57AE5" w14:paraId="5DB4619D"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6653A8C3"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1. </w:t>
            </w:r>
          </w:p>
        </w:tc>
        <w:tc>
          <w:tcPr>
            <w:tcW w:w="6764" w:type="dxa"/>
            <w:tcBorders>
              <w:top w:val="single" w:color="auto" w:sz="6" w:space="0"/>
              <w:left w:val="single" w:color="auto" w:sz="6" w:space="0"/>
              <w:bottom w:val="single" w:color="auto" w:sz="6" w:space="0"/>
              <w:right w:val="single" w:color="auto" w:sz="6" w:space="0"/>
            </w:tcBorders>
            <w:hideMark/>
          </w:tcPr>
          <w:p w:rsidRPr="00656CAC" w:rsidR="00B21457" w:rsidP="00656CAC" w:rsidRDefault="00B21457" w14:paraId="01BF51B9" w14:textId="6C26E0A8">
            <w:pPr>
              <w:spacing w:before="100" w:beforeAutospacing="1" w:after="100" w:afterAutospacing="1"/>
              <w:ind w:left="360"/>
              <w:rPr>
                <w:rFonts w:asciiTheme="minorHAnsi" w:hAnsiTheme="minorHAnsi" w:cstheme="minorBidi"/>
                <w:sz w:val="22"/>
                <w:szCs w:val="22"/>
              </w:rPr>
            </w:pPr>
            <w:r w:rsidRPr="240E536E">
              <w:rPr>
                <w:rFonts w:asciiTheme="minorHAnsi" w:hAnsiTheme="minorHAnsi" w:cstheme="minorBidi"/>
                <w:sz w:val="22"/>
                <w:szCs w:val="22"/>
              </w:rPr>
              <w:t xml:space="preserve">I confirm that I have read and understood the Information </w:t>
            </w:r>
            <w:r w:rsidRPr="240E536E" w:rsidR="00C26333">
              <w:rPr>
                <w:rFonts w:asciiTheme="minorHAnsi" w:hAnsiTheme="minorHAnsi" w:cstheme="minorBidi"/>
                <w:sz w:val="22"/>
                <w:szCs w:val="22"/>
              </w:rPr>
              <w:t>Sheet</w:t>
            </w:r>
          </w:p>
          <w:p w:rsidRPr="00656CAC" w:rsidR="00ED5BC7" w:rsidP="00656CAC" w:rsidRDefault="00ED5BC7" w14:paraId="327E3761" w14:textId="5ABC3E9F">
            <w:pPr>
              <w:spacing w:before="100" w:beforeAutospacing="1" w:after="100" w:afterAutospacing="1"/>
              <w:ind w:left="360"/>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2F1F455A"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r w:rsidRPr="00656CAC" w:rsidR="00ED5BC7" w:rsidTr="3FA57AE5" w14:paraId="38427E78"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6C11AEA8"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2.  </w:t>
            </w:r>
          </w:p>
        </w:tc>
        <w:tc>
          <w:tcPr>
            <w:tcW w:w="6764" w:type="dxa"/>
            <w:tcBorders>
              <w:top w:val="single" w:color="auto" w:sz="6" w:space="0"/>
              <w:left w:val="single" w:color="auto" w:sz="6" w:space="0"/>
              <w:bottom w:val="single" w:color="auto" w:sz="6" w:space="0"/>
              <w:right w:val="single" w:color="auto" w:sz="6" w:space="0"/>
            </w:tcBorders>
            <w:hideMark/>
          </w:tcPr>
          <w:p w:rsidRPr="00656CAC" w:rsidR="00B21457" w:rsidP="00656CAC" w:rsidRDefault="00B21457" w14:paraId="41254438" w14:textId="77777777">
            <w:pPr>
              <w:spacing w:before="100" w:beforeAutospacing="1" w:after="100" w:afterAutospacing="1"/>
              <w:ind w:left="360"/>
              <w:rPr>
                <w:rFonts w:asciiTheme="minorHAnsi" w:hAnsiTheme="minorHAnsi" w:cstheme="minorHAnsi"/>
                <w:sz w:val="22"/>
                <w:szCs w:val="22"/>
              </w:rPr>
            </w:pPr>
            <w:r w:rsidRPr="00656CAC">
              <w:rPr>
                <w:rFonts w:asciiTheme="minorHAnsi" w:hAnsiTheme="minorHAnsi" w:cstheme="minorHAnsi"/>
                <w:sz w:val="22"/>
                <w:szCs w:val="22"/>
              </w:rPr>
              <w:t>I have had the opportunity to ask questions and had them sufficiently answered</w:t>
            </w:r>
          </w:p>
          <w:p w:rsidRPr="00656CAC" w:rsidR="00ED5BC7" w:rsidP="00656CAC" w:rsidRDefault="00ED5BC7" w14:paraId="7D664F13" w14:textId="1351B8A5">
            <w:pPr>
              <w:textAlignment w:val="baseline"/>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58F48942"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r w:rsidRPr="00656CAC" w:rsidR="00ED5BC7" w:rsidTr="3FA57AE5" w14:paraId="2B7266ED"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69FAA519"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3.  </w:t>
            </w:r>
          </w:p>
        </w:tc>
        <w:tc>
          <w:tcPr>
            <w:tcW w:w="6764" w:type="dxa"/>
            <w:tcBorders>
              <w:top w:val="single" w:color="auto" w:sz="6" w:space="0"/>
              <w:left w:val="single" w:color="auto" w:sz="6" w:space="0"/>
              <w:bottom w:val="single" w:color="auto" w:sz="6" w:space="0"/>
              <w:right w:val="single" w:color="auto" w:sz="6" w:space="0"/>
            </w:tcBorders>
            <w:hideMark/>
          </w:tcPr>
          <w:p w:rsidRPr="00656CAC" w:rsidR="00B21457" w:rsidP="00656CAC" w:rsidRDefault="00B21457" w14:paraId="7428BD38" w14:textId="77777777">
            <w:pPr>
              <w:spacing w:before="100" w:beforeAutospacing="1" w:after="100" w:afterAutospacing="1"/>
              <w:ind w:left="360"/>
              <w:rPr>
                <w:rFonts w:asciiTheme="minorHAnsi" w:hAnsiTheme="minorHAnsi" w:cstheme="minorHAnsi"/>
                <w:sz w:val="22"/>
                <w:szCs w:val="22"/>
              </w:rPr>
            </w:pPr>
            <w:r w:rsidRPr="00656CAC">
              <w:rPr>
                <w:rFonts w:asciiTheme="minorHAnsi" w:hAnsiTheme="minorHAnsi" w:cstheme="minorHAnsi"/>
                <w:sz w:val="22"/>
                <w:szCs w:val="22"/>
              </w:rPr>
              <w:t>I understand that all personal information I provide will remain confidential and, where possible, efforts will be made to ensure that I cannot be identified</w:t>
            </w:r>
          </w:p>
          <w:p w:rsidRPr="00656CAC" w:rsidR="00ED5BC7" w:rsidP="00656CAC" w:rsidRDefault="00ED5BC7" w14:paraId="4F9C9250" w14:textId="5F2D9E8F">
            <w:pPr>
              <w:textAlignment w:val="baseline"/>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44A5E5EC"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r w:rsidRPr="00656CAC" w:rsidR="00ED5BC7" w:rsidTr="3FA57AE5" w14:paraId="32DC5198"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5EE363EB"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4. </w:t>
            </w:r>
          </w:p>
        </w:tc>
        <w:tc>
          <w:tcPr>
            <w:tcW w:w="6764" w:type="dxa"/>
            <w:tcBorders>
              <w:top w:val="single" w:color="auto" w:sz="6" w:space="0"/>
              <w:left w:val="single" w:color="auto" w:sz="6" w:space="0"/>
              <w:bottom w:val="single" w:color="auto" w:sz="6" w:space="0"/>
              <w:right w:val="single" w:color="auto" w:sz="6" w:space="0"/>
            </w:tcBorders>
            <w:hideMark/>
          </w:tcPr>
          <w:p w:rsidRPr="00656CAC" w:rsidR="00656CAC" w:rsidP="00656CAC" w:rsidRDefault="00656CAC" w14:paraId="4183F6B2" w14:textId="7A8095C7">
            <w:pPr>
              <w:spacing w:before="100" w:beforeAutospacing="1" w:after="100" w:afterAutospacing="1"/>
              <w:ind w:left="360"/>
              <w:rPr>
                <w:rFonts w:asciiTheme="minorHAnsi" w:hAnsiTheme="minorHAnsi" w:cstheme="minorBidi"/>
                <w:sz w:val="22"/>
                <w:szCs w:val="22"/>
              </w:rPr>
            </w:pPr>
            <w:r w:rsidRPr="595B917D">
              <w:rPr>
                <w:rFonts w:asciiTheme="minorHAnsi" w:hAnsiTheme="minorHAnsi" w:cstheme="minorBidi"/>
                <w:sz w:val="22"/>
                <w:szCs w:val="22"/>
              </w:rPr>
              <w:t xml:space="preserve">I understand that my participation is voluntary and that I am free to withdraw </w:t>
            </w:r>
            <w:commentRangeStart w:id="21"/>
            <w:r w:rsidRPr="595B917D">
              <w:rPr>
                <w:rFonts w:asciiTheme="minorHAnsi" w:hAnsiTheme="minorHAnsi" w:cstheme="minorBidi"/>
                <w:sz w:val="22"/>
                <w:szCs w:val="22"/>
              </w:rPr>
              <w:t xml:space="preserve">at any time </w:t>
            </w:r>
            <w:commentRangeEnd w:id="21"/>
            <w:r w:rsidRPr="3EF58714" w:rsidR="00C26333">
              <w:rPr>
                <w:rStyle w:val="CommentReference"/>
                <w:rFonts w:asciiTheme="minorHAnsi" w:hAnsiTheme="minorHAnsi" w:cstheme="minorBidi"/>
                <w:sz w:val="22"/>
                <w:szCs w:val="22"/>
              </w:rPr>
              <w:commentReference w:id="21"/>
            </w:r>
            <w:r w:rsidRPr="3EF58714" w:rsidR="555DA5E6">
              <w:rPr>
                <w:rFonts w:asciiTheme="minorHAnsi" w:hAnsiTheme="minorHAnsi" w:cstheme="minorBidi"/>
                <w:sz w:val="22"/>
                <w:szCs w:val="22"/>
              </w:rPr>
              <w:t>without</w:t>
            </w:r>
            <w:r w:rsidRPr="595B917D">
              <w:rPr>
                <w:rFonts w:asciiTheme="minorHAnsi" w:hAnsiTheme="minorHAnsi" w:cstheme="minorBidi"/>
                <w:sz w:val="22"/>
                <w:szCs w:val="22"/>
              </w:rPr>
              <w:t xml:space="preserve"> giving a reason</w:t>
            </w:r>
          </w:p>
          <w:p w:rsidRPr="00656CAC" w:rsidR="00ED5BC7" w:rsidP="00656CAC" w:rsidRDefault="00ED5BC7" w14:paraId="547D15B2" w14:textId="1BC72285">
            <w:pPr>
              <w:textAlignment w:val="baseline"/>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5DB63A02"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r w:rsidRPr="00656CAC" w:rsidR="00ED5BC7" w:rsidTr="3FA57AE5" w14:paraId="5959D152" w14:textId="77777777">
        <w:trPr>
          <w:trHeight w:val="285"/>
        </w:trPr>
        <w:tc>
          <w:tcPr>
            <w:tcW w:w="320"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4932F927"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5. </w:t>
            </w:r>
          </w:p>
        </w:tc>
        <w:tc>
          <w:tcPr>
            <w:tcW w:w="6764" w:type="dxa"/>
            <w:tcBorders>
              <w:top w:val="single" w:color="auto" w:sz="6" w:space="0"/>
              <w:left w:val="single" w:color="auto" w:sz="6" w:space="0"/>
              <w:bottom w:val="single" w:color="auto" w:sz="6" w:space="0"/>
              <w:right w:val="single" w:color="auto" w:sz="6" w:space="0"/>
            </w:tcBorders>
            <w:hideMark/>
          </w:tcPr>
          <w:p w:rsidRPr="00656CAC" w:rsidR="00656CAC" w:rsidP="00656CAC" w:rsidRDefault="00656CAC" w14:paraId="348BD4C5" w14:textId="77777777">
            <w:pPr>
              <w:spacing w:before="100" w:beforeAutospacing="1" w:after="100" w:afterAutospacing="1"/>
              <w:ind w:left="360"/>
              <w:rPr>
                <w:rFonts w:asciiTheme="minorHAnsi" w:hAnsiTheme="minorHAnsi" w:cstheme="minorHAnsi"/>
                <w:sz w:val="22"/>
                <w:szCs w:val="22"/>
              </w:rPr>
            </w:pPr>
            <w:r w:rsidRPr="00656CAC">
              <w:rPr>
                <w:rFonts w:asciiTheme="minorHAnsi" w:hAnsiTheme="minorHAnsi" w:cstheme="minorHAnsi"/>
                <w:sz w:val="22"/>
                <w:szCs w:val="22"/>
              </w:rPr>
              <w:t>I agree to take part in this study</w:t>
            </w:r>
          </w:p>
          <w:p w:rsidRPr="00656CAC" w:rsidR="00ED5BC7" w:rsidP="00656CAC" w:rsidRDefault="00ED5BC7" w14:paraId="438D2B34" w14:textId="538BC831">
            <w:pPr>
              <w:textAlignment w:val="baseline"/>
              <w:rPr>
                <w:rFonts w:asciiTheme="minorHAnsi" w:hAnsiTheme="minorHAnsi" w:cstheme="minorHAnsi"/>
                <w:sz w:val="22"/>
                <w:szCs w:val="22"/>
              </w:rPr>
            </w:pPr>
          </w:p>
        </w:tc>
        <w:tc>
          <w:tcPr>
            <w:tcW w:w="1563" w:type="dxa"/>
            <w:tcBorders>
              <w:top w:val="single" w:color="auto" w:sz="6" w:space="0"/>
              <w:left w:val="single" w:color="auto" w:sz="6" w:space="0"/>
              <w:bottom w:val="single" w:color="auto" w:sz="6" w:space="0"/>
              <w:right w:val="single" w:color="auto" w:sz="6" w:space="0"/>
            </w:tcBorders>
            <w:hideMark/>
          </w:tcPr>
          <w:p w:rsidRPr="00656CAC" w:rsidR="00ED5BC7" w:rsidP="00ED5BC7" w:rsidRDefault="00ED5BC7" w14:paraId="19BF4229" w14:textId="77777777">
            <w:pPr>
              <w:textAlignment w:val="baseline"/>
              <w:rPr>
                <w:rFonts w:asciiTheme="minorHAnsi" w:hAnsiTheme="minorHAnsi" w:cstheme="minorHAnsi"/>
                <w:sz w:val="22"/>
                <w:szCs w:val="22"/>
              </w:rPr>
            </w:pPr>
            <w:r w:rsidRPr="00656CAC">
              <w:rPr>
                <w:rFonts w:asciiTheme="minorHAnsi" w:hAnsiTheme="minorHAnsi" w:cstheme="minorHAnsi"/>
                <w:sz w:val="22"/>
                <w:szCs w:val="22"/>
              </w:rPr>
              <w:t> </w:t>
            </w:r>
          </w:p>
        </w:tc>
      </w:tr>
    </w:tbl>
    <w:p w:rsidRPr="00656CAC" w:rsidR="00ED5BC7" w:rsidP="0065663D" w:rsidRDefault="00ED5BC7" w14:paraId="39F9E71D" w14:textId="77777777">
      <w:pPr>
        <w:rPr>
          <w:rFonts w:asciiTheme="minorHAnsi" w:hAnsiTheme="minorHAnsi" w:cstheme="minorHAnsi"/>
          <w:sz w:val="22"/>
          <w:szCs w:val="22"/>
        </w:rPr>
      </w:pPr>
    </w:p>
    <w:p w:rsidRPr="00656CAC" w:rsidR="005C2976" w:rsidP="000F50F0" w:rsidRDefault="0065663D" w14:paraId="10D61E1A" w14:textId="62DAA4AE">
      <w:pPr>
        <w:jc w:val="center"/>
        <w:rPr>
          <w:rFonts w:asciiTheme="minorHAnsi" w:hAnsiTheme="minorHAnsi" w:cstheme="minorHAnsi"/>
          <w:b/>
          <w:sz w:val="22"/>
          <w:szCs w:val="22"/>
        </w:rPr>
      </w:pPr>
      <w:r w:rsidRPr="00656CAC">
        <w:rPr>
          <w:rFonts w:asciiTheme="minorHAnsi" w:hAnsiTheme="minorHAnsi" w:cstheme="minorHAnsi"/>
          <w:b/>
          <w:sz w:val="22"/>
          <w:szCs w:val="22"/>
        </w:rPr>
        <w:t>Thank you for taking the time to read this information sheet.</w:t>
      </w:r>
    </w:p>
    <w:p w:rsidRPr="00656CAC" w:rsidR="00B55A43" w:rsidP="0064092B" w:rsidRDefault="00B55A43" w14:paraId="009CC0A9" w14:textId="3BACF533">
      <w:pPr>
        <w:rPr>
          <w:rFonts w:asciiTheme="minorHAnsi" w:hAnsiTheme="minorHAnsi" w:cstheme="minorHAnsi"/>
          <w:sz w:val="22"/>
          <w:szCs w:val="22"/>
        </w:rPr>
      </w:pPr>
    </w:p>
    <w:sectPr w:rsidRPr="00656CAC" w:rsidR="00B55A43">
      <w:headerReference w:type="default" r:id="rId16"/>
      <w:footerReference w:type="default" r:id="rId17"/>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A" w:author="Azhar, Sabah" w:date="2026-06-22T19:31:00Z" w:id="1">
    <w:p w:rsidR="00233722" w:rsidP="00233722" w:rsidRDefault="00233722" w14:paraId="46A6D6A0" w14:textId="77777777">
      <w:r>
        <w:rPr>
          <w:rStyle w:val="CommentReference"/>
        </w:rPr>
        <w:annotationRef/>
      </w:r>
      <w:r>
        <w:rPr>
          <w:sz w:val="20"/>
          <w:szCs w:val="20"/>
        </w:rPr>
        <w:t xml:space="preserve">as it is anonymous I have removed that they should contact us. </w:t>
      </w:r>
    </w:p>
  </w:comment>
  <w:comment w:initials="SA" w:author="Azhar, Sabah" w:date="2026-06-22T23:31:00Z" w:id="5">
    <w:p w:rsidR="00FE144C" w:rsidP="00FE144C" w:rsidRDefault="00FE144C" w14:paraId="310695D8" w14:textId="77777777">
      <w:r>
        <w:rPr>
          <w:rStyle w:val="CommentReference"/>
        </w:rPr>
        <w:annotationRef/>
      </w:r>
      <w:r>
        <w:rPr>
          <w:sz w:val="20"/>
          <w:szCs w:val="20"/>
        </w:rPr>
        <w:t>changed this to halfway through the study as the study is not divided in two sections because of randomisation</w:t>
      </w:r>
    </w:p>
  </w:comment>
  <w:comment w:initials="DJ" w:author="Dykes, Jason" w:date="2026-06-22T08:30:00Z" w:id="21">
    <w:p w:rsidR="00C26333" w:rsidP="00C26333" w:rsidRDefault="00C26333" w14:paraId="6805A653" w14:textId="77777777">
      <w:r>
        <w:rPr>
          <w:rStyle w:val="CommentReference"/>
        </w:rPr>
        <w:annotationRef/>
      </w:r>
      <w:r>
        <w:rPr>
          <w:sz w:val="20"/>
          <w:szCs w:val="20"/>
        </w:rPr>
        <w:t>Another inconsistency.</w:t>
      </w:r>
    </w:p>
  </w:comment>
</w:comments>
</file>

<file path=word/commentsExtended.xml><?xml version="1.0" encoding="utf-8"?>
<w15:commentsEx xmlns:mc="http://schemas.openxmlformats.org/markup-compatibility/2006" xmlns:w15="http://schemas.microsoft.com/office/word/2012/wordml" mc:Ignorable="w15">
  <w15:commentEx w15:done="1" w15:paraId="46A6D6A0"/>
  <w15:commentEx w15:done="1" w15:paraId="310695D8"/>
  <w15:commentEx w15:done="1" w15:paraId="6805A65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F29167" w16cex:dateUtc="2026-06-22T18:31:00Z">
    <w16cex:extLst>
      <w16:ext w16:uri="{CE6994B0-6A32-4C9F-8C6B-6E91EDA988CE}">
        <cr:reactions xmlns:cr="http://schemas.microsoft.com/office/comments/2020/reactions">
          <cr:reaction reactionType="1">
            <cr:reactionInfo dateUtc="2026-06-23T08:59:35.241Z">
              <cr:user userId="S::idowu-afolabi.ojo@city.ac.uk::c21c6494-2460-4176-a437-86f2b51f0c4f" userProvider="AD" userName="Ojo, Idowu Afolabi"/>
            </cr:reactionInfo>
          </cr:reaction>
        </cr:reactions>
      </w16:ext>
    </w16cex:extLst>
  </w16cex:commentExtensible>
  <w16cex:commentExtensible w16cex:durableId="72190AD2" w16cex:dateUtc="2026-06-22T22:31:00Z">
    <w16cex:extLst>
      <w16:ext w16:uri="{CE6994B0-6A32-4C9F-8C6B-6E91EDA988CE}">
        <cr:reactions xmlns:cr="http://schemas.microsoft.com/office/comments/2020/reactions">
          <cr:reaction reactionType="1">
            <cr:reactionInfo dateUtc="2026-06-23T08:59:44.395Z">
              <cr:user userId="S::idowu-afolabi.ojo@city.ac.uk::c21c6494-2460-4176-a437-86f2b51f0c4f" userProvider="AD" userName="Ojo, Idowu Afolabi"/>
            </cr:reactionInfo>
          </cr:reaction>
        </cr:reactions>
      </w16:ext>
    </w16cex:extLst>
  </w16cex:commentExtensible>
  <w16cex:commentExtensible w16cex:durableId="76C4655C" w16cex:dateUtc="2026-06-22T07:30:00Z"/>
</w16cex:commentsExtensible>
</file>

<file path=word/commentsIds.xml><?xml version="1.0" encoding="utf-8"?>
<w16cid:commentsIds xmlns:mc="http://schemas.openxmlformats.org/markup-compatibility/2006" xmlns:w16cid="http://schemas.microsoft.com/office/word/2016/wordml/cid" mc:Ignorable="w16cid">
  <w16cid:commentId w16cid:paraId="46A6D6A0" w16cid:durableId="46F29167"/>
  <w16cid:commentId w16cid:paraId="310695D8" w16cid:durableId="72190AD2"/>
  <w16cid:commentId w16cid:paraId="6805A653" w16cid:durableId="76C465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55FD" w:rsidP="0022489D" w:rsidRDefault="005955FD" w14:paraId="2D92F137" w14:textId="77777777">
      <w:r>
        <w:separator/>
      </w:r>
    </w:p>
  </w:endnote>
  <w:endnote w:type="continuationSeparator" w:id="0">
    <w:p w:rsidR="005955FD" w:rsidP="0022489D" w:rsidRDefault="005955FD" w14:paraId="23C2FE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4C46" w:rsidRDefault="00714C46" w14:paraId="317911D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55FD" w:rsidP="0022489D" w:rsidRDefault="005955FD" w14:paraId="25D4751E" w14:textId="77777777">
      <w:r>
        <w:separator/>
      </w:r>
    </w:p>
  </w:footnote>
  <w:footnote w:type="continuationSeparator" w:id="0">
    <w:p w:rsidR="005955FD" w:rsidP="0022489D" w:rsidRDefault="005955FD" w14:paraId="5AC5AFB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16442" w:rsidR="001C1EFC" w:rsidRDefault="001C1EFC" w14:paraId="133857D0" w14:textId="330B4CF3">
    <w:pPr>
      <w:pStyle w:val="Header"/>
      <w:rPr>
        <w:rFonts w:ascii="Arial" w:hAnsi="Arial" w:cs="Arial"/>
        <w:sz w:val="16"/>
        <w:szCs w:val="16"/>
      </w:rPr>
    </w:pPr>
    <w:r w:rsidRPr="00216442">
      <w:rPr>
        <w:rFonts w:ascii="Arial" w:hAnsi="Arial" w:cs="Arial"/>
        <w:sz w:val="16"/>
        <w:szCs w:val="16"/>
      </w:rPr>
      <w:t xml:space="preserve">2024/25 </w:t>
    </w:r>
    <w:r>
      <w:rPr>
        <w:rFonts w:ascii="Arial" w:hAnsi="Arial" w:cs="Arial"/>
        <w:sz w:val="16"/>
        <w:szCs w:val="16"/>
      </w:rPr>
      <w:t>–</w:t>
    </w:r>
    <w:r w:rsidRPr="00216442">
      <w:rPr>
        <w:rFonts w:ascii="Arial" w:hAnsi="Arial" w:cs="Arial"/>
        <w:sz w:val="16"/>
        <w:szCs w:val="16"/>
      </w:rPr>
      <w:t xml:space="preserve"> V</w:t>
    </w:r>
    <w:r>
      <w:rPr>
        <w:rFonts w:ascii="Arial" w:hAnsi="Arial" w:cs="Arial"/>
        <w:sz w:val="16"/>
        <w:szCs w:val="16"/>
      </w:rP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262"/>
    <w:multiLevelType w:val="multilevel"/>
    <w:tmpl w:val="1E6A4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8B0FD8"/>
    <w:multiLevelType w:val="hybridMultilevel"/>
    <w:tmpl w:val="254C2A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2A16B4B"/>
    <w:multiLevelType w:val="hybridMultilevel"/>
    <w:tmpl w:val="B366EB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34317FA"/>
    <w:multiLevelType w:val="hybridMultilevel"/>
    <w:tmpl w:val="27A8D2D4"/>
    <w:lvl w:ilvl="0" w:tplc="64B4E380">
      <w:numFmt w:val="bullet"/>
      <w:lvlText w:val="-"/>
      <w:lvlJc w:val="left"/>
      <w:pPr>
        <w:ind w:left="720" w:hanging="360"/>
      </w:pPr>
      <w:rPr>
        <w:rFonts w:hint="default" w:ascii="Arial" w:hAnsi="Arial" w:eastAsia="Calibri"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6394D43"/>
    <w:multiLevelType w:val="hybridMultilevel"/>
    <w:tmpl w:val="A7C240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557B99"/>
    <w:multiLevelType w:val="hybridMultilevel"/>
    <w:tmpl w:val="F716A93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 w15:restartNumberingAfterBreak="0">
    <w:nsid w:val="1EF3019B"/>
    <w:multiLevelType w:val="hybridMultilevel"/>
    <w:tmpl w:val="B0D0B5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A500681"/>
    <w:multiLevelType w:val="hybridMultilevel"/>
    <w:tmpl w:val="412CBA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3736FDB"/>
    <w:multiLevelType w:val="hybridMultilevel"/>
    <w:tmpl w:val="3E7A1D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425253E"/>
    <w:multiLevelType w:val="hybridMultilevel"/>
    <w:tmpl w:val="F6BAFC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550072F"/>
    <w:multiLevelType w:val="hybridMultilevel"/>
    <w:tmpl w:val="FFFFFFFF"/>
    <w:lvl w:ilvl="0" w:tplc="9A7874F2">
      <w:start w:val="1"/>
      <w:numFmt w:val="bullet"/>
      <w:lvlText w:val=""/>
      <w:lvlJc w:val="left"/>
      <w:pPr>
        <w:ind w:left="720" w:hanging="360"/>
      </w:pPr>
      <w:rPr>
        <w:rFonts w:hint="default" w:ascii="Symbol" w:hAnsi="Symbol"/>
      </w:rPr>
    </w:lvl>
    <w:lvl w:ilvl="1" w:tplc="0A4C84A4">
      <w:start w:val="1"/>
      <w:numFmt w:val="bullet"/>
      <w:lvlText w:val="o"/>
      <w:lvlJc w:val="left"/>
      <w:pPr>
        <w:ind w:left="1440" w:hanging="360"/>
      </w:pPr>
      <w:rPr>
        <w:rFonts w:hint="default" w:ascii="Courier New" w:hAnsi="Courier New"/>
      </w:rPr>
    </w:lvl>
    <w:lvl w:ilvl="2" w:tplc="04CEC04A">
      <w:start w:val="1"/>
      <w:numFmt w:val="bullet"/>
      <w:lvlText w:val=""/>
      <w:lvlJc w:val="left"/>
      <w:pPr>
        <w:ind w:left="2160" w:hanging="360"/>
      </w:pPr>
      <w:rPr>
        <w:rFonts w:hint="default" w:ascii="Wingdings" w:hAnsi="Wingdings"/>
      </w:rPr>
    </w:lvl>
    <w:lvl w:ilvl="3" w:tplc="5282C7D0">
      <w:start w:val="1"/>
      <w:numFmt w:val="bullet"/>
      <w:lvlText w:val=""/>
      <w:lvlJc w:val="left"/>
      <w:pPr>
        <w:ind w:left="2880" w:hanging="360"/>
      </w:pPr>
      <w:rPr>
        <w:rFonts w:hint="default" w:ascii="Symbol" w:hAnsi="Symbol"/>
      </w:rPr>
    </w:lvl>
    <w:lvl w:ilvl="4" w:tplc="010A23A8">
      <w:start w:val="1"/>
      <w:numFmt w:val="bullet"/>
      <w:lvlText w:val="o"/>
      <w:lvlJc w:val="left"/>
      <w:pPr>
        <w:ind w:left="3600" w:hanging="360"/>
      </w:pPr>
      <w:rPr>
        <w:rFonts w:hint="default" w:ascii="Courier New" w:hAnsi="Courier New"/>
      </w:rPr>
    </w:lvl>
    <w:lvl w:ilvl="5" w:tplc="6F1C03CC">
      <w:start w:val="1"/>
      <w:numFmt w:val="bullet"/>
      <w:lvlText w:val=""/>
      <w:lvlJc w:val="left"/>
      <w:pPr>
        <w:ind w:left="4320" w:hanging="360"/>
      </w:pPr>
      <w:rPr>
        <w:rFonts w:hint="default" w:ascii="Wingdings" w:hAnsi="Wingdings"/>
      </w:rPr>
    </w:lvl>
    <w:lvl w:ilvl="6" w:tplc="18C48440">
      <w:start w:val="1"/>
      <w:numFmt w:val="bullet"/>
      <w:lvlText w:val=""/>
      <w:lvlJc w:val="left"/>
      <w:pPr>
        <w:ind w:left="5040" w:hanging="360"/>
      </w:pPr>
      <w:rPr>
        <w:rFonts w:hint="default" w:ascii="Symbol" w:hAnsi="Symbol"/>
      </w:rPr>
    </w:lvl>
    <w:lvl w:ilvl="7" w:tplc="EEF01686">
      <w:start w:val="1"/>
      <w:numFmt w:val="bullet"/>
      <w:lvlText w:val="o"/>
      <w:lvlJc w:val="left"/>
      <w:pPr>
        <w:ind w:left="5760" w:hanging="360"/>
      </w:pPr>
      <w:rPr>
        <w:rFonts w:hint="default" w:ascii="Courier New" w:hAnsi="Courier New"/>
      </w:rPr>
    </w:lvl>
    <w:lvl w:ilvl="8" w:tplc="6D7C891C">
      <w:start w:val="1"/>
      <w:numFmt w:val="bullet"/>
      <w:lvlText w:val=""/>
      <w:lvlJc w:val="left"/>
      <w:pPr>
        <w:ind w:left="6480" w:hanging="360"/>
      </w:pPr>
      <w:rPr>
        <w:rFonts w:hint="default" w:ascii="Wingdings" w:hAnsi="Wingdings"/>
      </w:rPr>
    </w:lvl>
  </w:abstractNum>
  <w:abstractNum w:abstractNumId="11" w15:restartNumberingAfterBreak="0">
    <w:nsid w:val="36191DB4"/>
    <w:multiLevelType w:val="hybridMultilevel"/>
    <w:tmpl w:val="11BA76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482501F7"/>
    <w:multiLevelType w:val="hybridMultilevel"/>
    <w:tmpl w:val="A9A829E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556A0CEF"/>
    <w:multiLevelType w:val="hybridMultilevel"/>
    <w:tmpl w:val="FFFFFFFF"/>
    <w:lvl w:ilvl="0" w:tplc="3A44C7C8">
      <w:start w:val="1"/>
      <w:numFmt w:val="bullet"/>
      <w:lvlText w:val=""/>
      <w:lvlJc w:val="left"/>
      <w:pPr>
        <w:ind w:left="720" w:hanging="360"/>
      </w:pPr>
      <w:rPr>
        <w:rFonts w:hint="default" w:ascii="Symbol" w:hAnsi="Symbol"/>
      </w:rPr>
    </w:lvl>
    <w:lvl w:ilvl="1" w:tplc="EDEE8C4C">
      <w:start w:val="1"/>
      <w:numFmt w:val="bullet"/>
      <w:lvlText w:val="o"/>
      <w:lvlJc w:val="left"/>
      <w:pPr>
        <w:ind w:left="1440" w:hanging="360"/>
      </w:pPr>
      <w:rPr>
        <w:rFonts w:hint="default" w:ascii="Courier New" w:hAnsi="Courier New"/>
      </w:rPr>
    </w:lvl>
    <w:lvl w:ilvl="2" w:tplc="E014FB1C">
      <w:start w:val="1"/>
      <w:numFmt w:val="bullet"/>
      <w:lvlText w:val=""/>
      <w:lvlJc w:val="left"/>
      <w:pPr>
        <w:ind w:left="2160" w:hanging="360"/>
      </w:pPr>
      <w:rPr>
        <w:rFonts w:hint="default" w:ascii="Wingdings" w:hAnsi="Wingdings"/>
      </w:rPr>
    </w:lvl>
    <w:lvl w:ilvl="3" w:tplc="EF52E25A">
      <w:start w:val="1"/>
      <w:numFmt w:val="bullet"/>
      <w:lvlText w:val=""/>
      <w:lvlJc w:val="left"/>
      <w:pPr>
        <w:ind w:left="2880" w:hanging="360"/>
      </w:pPr>
      <w:rPr>
        <w:rFonts w:hint="default" w:ascii="Symbol" w:hAnsi="Symbol"/>
      </w:rPr>
    </w:lvl>
    <w:lvl w:ilvl="4" w:tplc="39A04248">
      <w:start w:val="1"/>
      <w:numFmt w:val="bullet"/>
      <w:lvlText w:val="o"/>
      <w:lvlJc w:val="left"/>
      <w:pPr>
        <w:ind w:left="3600" w:hanging="360"/>
      </w:pPr>
      <w:rPr>
        <w:rFonts w:hint="default" w:ascii="Courier New" w:hAnsi="Courier New"/>
      </w:rPr>
    </w:lvl>
    <w:lvl w:ilvl="5" w:tplc="195434C0">
      <w:start w:val="1"/>
      <w:numFmt w:val="bullet"/>
      <w:lvlText w:val=""/>
      <w:lvlJc w:val="left"/>
      <w:pPr>
        <w:ind w:left="4320" w:hanging="360"/>
      </w:pPr>
      <w:rPr>
        <w:rFonts w:hint="default" w:ascii="Wingdings" w:hAnsi="Wingdings"/>
      </w:rPr>
    </w:lvl>
    <w:lvl w:ilvl="6" w:tplc="0CAECE98">
      <w:start w:val="1"/>
      <w:numFmt w:val="bullet"/>
      <w:lvlText w:val=""/>
      <w:lvlJc w:val="left"/>
      <w:pPr>
        <w:ind w:left="5040" w:hanging="360"/>
      </w:pPr>
      <w:rPr>
        <w:rFonts w:hint="default" w:ascii="Symbol" w:hAnsi="Symbol"/>
      </w:rPr>
    </w:lvl>
    <w:lvl w:ilvl="7" w:tplc="5D40FDF8">
      <w:start w:val="1"/>
      <w:numFmt w:val="bullet"/>
      <w:lvlText w:val="o"/>
      <w:lvlJc w:val="left"/>
      <w:pPr>
        <w:ind w:left="5760" w:hanging="360"/>
      </w:pPr>
      <w:rPr>
        <w:rFonts w:hint="default" w:ascii="Courier New" w:hAnsi="Courier New"/>
      </w:rPr>
    </w:lvl>
    <w:lvl w:ilvl="8" w:tplc="B92A00A2">
      <w:start w:val="1"/>
      <w:numFmt w:val="bullet"/>
      <w:lvlText w:val=""/>
      <w:lvlJc w:val="left"/>
      <w:pPr>
        <w:ind w:left="6480" w:hanging="360"/>
      </w:pPr>
      <w:rPr>
        <w:rFonts w:hint="default" w:ascii="Wingdings" w:hAnsi="Wingdings"/>
      </w:rPr>
    </w:lvl>
  </w:abstractNum>
  <w:abstractNum w:abstractNumId="14" w15:restartNumberingAfterBreak="0">
    <w:nsid w:val="6AAC0EFF"/>
    <w:multiLevelType w:val="multilevel"/>
    <w:tmpl w:val="E460E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F9917C4"/>
    <w:multiLevelType w:val="hybridMultilevel"/>
    <w:tmpl w:val="EEFE07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E9728FF"/>
    <w:multiLevelType w:val="hybridMultilevel"/>
    <w:tmpl w:val="012AED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39956551">
    <w:abstractNumId w:val="12"/>
  </w:num>
  <w:num w:numId="2" w16cid:durableId="1245333484">
    <w:abstractNumId w:val="0"/>
  </w:num>
  <w:num w:numId="3" w16cid:durableId="1466241400">
    <w:abstractNumId w:val="2"/>
  </w:num>
  <w:num w:numId="4" w16cid:durableId="1703087616">
    <w:abstractNumId w:val="4"/>
  </w:num>
  <w:num w:numId="5" w16cid:durableId="1790006369">
    <w:abstractNumId w:val="16"/>
  </w:num>
  <w:num w:numId="6" w16cid:durableId="1859155550">
    <w:abstractNumId w:val="15"/>
  </w:num>
  <w:num w:numId="7" w16cid:durableId="1928691497">
    <w:abstractNumId w:val="6"/>
  </w:num>
  <w:num w:numId="8" w16cid:durableId="2093114582">
    <w:abstractNumId w:val="11"/>
  </w:num>
  <w:num w:numId="9" w16cid:durableId="2123725322">
    <w:abstractNumId w:val="8"/>
  </w:num>
  <w:num w:numId="10" w16cid:durableId="453792027">
    <w:abstractNumId w:val="10"/>
  </w:num>
  <w:num w:numId="11" w16cid:durableId="63769700">
    <w:abstractNumId w:val="1"/>
  </w:num>
  <w:num w:numId="12" w16cid:durableId="663511625">
    <w:abstractNumId w:val="9"/>
  </w:num>
  <w:num w:numId="13" w16cid:durableId="665598869">
    <w:abstractNumId w:val="14"/>
  </w:num>
  <w:num w:numId="14" w16cid:durableId="730268371">
    <w:abstractNumId w:val="5"/>
  </w:num>
  <w:num w:numId="15" w16cid:durableId="739718040">
    <w:abstractNumId w:val="8"/>
  </w:num>
  <w:num w:numId="16" w16cid:durableId="884832156">
    <w:abstractNumId w:val="7"/>
  </w:num>
  <w:num w:numId="17" w16cid:durableId="932738213">
    <w:abstractNumId w:val="13"/>
  </w:num>
  <w:num w:numId="18" w16cid:durableId="9498196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zhar, Sabah">
    <w15:presenceInfo w15:providerId="AD" w15:userId="S::Sabah.Azhar@city.ac.uk::a54b53d6-67a4-4bc3-933e-71e27ac41188"/>
  </w15:person>
  <w15:person w15:author="Ojo, Idowu Afolabi">
    <w15:presenceInfo w15:providerId="AD" w15:userId="S::Idowu-Afolabi.Ojo@city.ac.uk::c21c6494-2460-4176-a437-86f2b51f0c4f"/>
  </w15:person>
  <w15:person w15:author="Dykes, Jason">
    <w15:presenceInfo w15:providerId="AD" w15:userId="S::J.Dykes@city.ac.uk::514a2858-bbf6-455f-bb75-878385d086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954"/>
    <w:rsid w:val="00003FB4"/>
    <w:rsid w:val="00007551"/>
    <w:rsid w:val="00014D40"/>
    <w:rsid w:val="00015CF7"/>
    <w:rsid w:val="00020770"/>
    <w:rsid w:val="00023890"/>
    <w:rsid w:val="00030859"/>
    <w:rsid w:val="00032AC9"/>
    <w:rsid w:val="00032E2A"/>
    <w:rsid w:val="00040FEC"/>
    <w:rsid w:val="00044FFA"/>
    <w:rsid w:val="000527D9"/>
    <w:rsid w:val="000537DA"/>
    <w:rsid w:val="00055655"/>
    <w:rsid w:val="00057471"/>
    <w:rsid w:val="00061814"/>
    <w:rsid w:val="00061E09"/>
    <w:rsid w:val="0006302A"/>
    <w:rsid w:val="00073357"/>
    <w:rsid w:val="00073B9C"/>
    <w:rsid w:val="00075218"/>
    <w:rsid w:val="00075533"/>
    <w:rsid w:val="00081BD7"/>
    <w:rsid w:val="000827DA"/>
    <w:rsid w:val="00085BA3"/>
    <w:rsid w:val="000912A8"/>
    <w:rsid w:val="00092CF6"/>
    <w:rsid w:val="00095066"/>
    <w:rsid w:val="000953C5"/>
    <w:rsid w:val="000A4597"/>
    <w:rsid w:val="000A4A28"/>
    <w:rsid w:val="000A4EAC"/>
    <w:rsid w:val="000A6741"/>
    <w:rsid w:val="000A6D98"/>
    <w:rsid w:val="000B0E73"/>
    <w:rsid w:val="000B2ABF"/>
    <w:rsid w:val="000B3726"/>
    <w:rsid w:val="000B3EEC"/>
    <w:rsid w:val="000B68F2"/>
    <w:rsid w:val="000C1091"/>
    <w:rsid w:val="000C37FE"/>
    <w:rsid w:val="000C3F90"/>
    <w:rsid w:val="000C41C5"/>
    <w:rsid w:val="000C5F97"/>
    <w:rsid w:val="000C76B2"/>
    <w:rsid w:val="000C7852"/>
    <w:rsid w:val="000C7A28"/>
    <w:rsid w:val="000D3262"/>
    <w:rsid w:val="000D4203"/>
    <w:rsid w:val="000D5B41"/>
    <w:rsid w:val="000E1627"/>
    <w:rsid w:val="000F50F0"/>
    <w:rsid w:val="000F6674"/>
    <w:rsid w:val="001002EB"/>
    <w:rsid w:val="00100780"/>
    <w:rsid w:val="0010156B"/>
    <w:rsid w:val="00101769"/>
    <w:rsid w:val="001023D9"/>
    <w:rsid w:val="00103112"/>
    <w:rsid w:val="00103328"/>
    <w:rsid w:val="00104D67"/>
    <w:rsid w:val="00107AD8"/>
    <w:rsid w:val="00107CE2"/>
    <w:rsid w:val="00121BAB"/>
    <w:rsid w:val="00123977"/>
    <w:rsid w:val="00124729"/>
    <w:rsid w:val="00124B8D"/>
    <w:rsid w:val="001258D6"/>
    <w:rsid w:val="0013111E"/>
    <w:rsid w:val="0013181D"/>
    <w:rsid w:val="00136EEE"/>
    <w:rsid w:val="00137C00"/>
    <w:rsid w:val="001403FA"/>
    <w:rsid w:val="00142A14"/>
    <w:rsid w:val="00143D7F"/>
    <w:rsid w:val="001464A1"/>
    <w:rsid w:val="00147D23"/>
    <w:rsid w:val="00157969"/>
    <w:rsid w:val="001611E9"/>
    <w:rsid w:val="001753B7"/>
    <w:rsid w:val="00180AB2"/>
    <w:rsid w:val="0018203C"/>
    <w:rsid w:val="00191AC4"/>
    <w:rsid w:val="00196332"/>
    <w:rsid w:val="001A277F"/>
    <w:rsid w:val="001A54CF"/>
    <w:rsid w:val="001A6C33"/>
    <w:rsid w:val="001A7253"/>
    <w:rsid w:val="001A75E7"/>
    <w:rsid w:val="001B12C6"/>
    <w:rsid w:val="001B18FF"/>
    <w:rsid w:val="001B51B7"/>
    <w:rsid w:val="001C1EFC"/>
    <w:rsid w:val="001C2432"/>
    <w:rsid w:val="001C73C2"/>
    <w:rsid w:val="001D2A14"/>
    <w:rsid w:val="001E290C"/>
    <w:rsid w:val="001E41D2"/>
    <w:rsid w:val="001E4FC4"/>
    <w:rsid w:val="001F0B71"/>
    <w:rsid w:val="001F4C77"/>
    <w:rsid w:val="001F585B"/>
    <w:rsid w:val="001F65A9"/>
    <w:rsid w:val="0020224B"/>
    <w:rsid w:val="00206B91"/>
    <w:rsid w:val="00206EBE"/>
    <w:rsid w:val="00213C1C"/>
    <w:rsid w:val="002140F7"/>
    <w:rsid w:val="00214531"/>
    <w:rsid w:val="00216442"/>
    <w:rsid w:val="002169A2"/>
    <w:rsid w:val="002221F4"/>
    <w:rsid w:val="0022489D"/>
    <w:rsid w:val="002301D8"/>
    <w:rsid w:val="00233722"/>
    <w:rsid w:val="002346D8"/>
    <w:rsid w:val="00235D90"/>
    <w:rsid w:val="00236B91"/>
    <w:rsid w:val="00240FF9"/>
    <w:rsid w:val="00241C81"/>
    <w:rsid w:val="0024223F"/>
    <w:rsid w:val="0024309C"/>
    <w:rsid w:val="00244A68"/>
    <w:rsid w:val="00251DFB"/>
    <w:rsid w:val="00251EF9"/>
    <w:rsid w:val="00252469"/>
    <w:rsid w:val="00252F02"/>
    <w:rsid w:val="00253354"/>
    <w:rsid w:val="00253E4E"/>
    <w:rsid w:val="002550B2"/>
    <w:rsid w:val="002605CF"/>
    <w:rsid w:val="00267B68"/>
    <w:rsid w:val="00281AFF"/>
    <w:rsid w:val="00282E8F"/>
    <w:rsid w:val="0028370D"/>
    <w:rsid w:val="00285EF6"/>
    <w:rsid w:val="002864A3"/>
    <w:rsid w:val="00286AB1"/>
    <w:rsid w:val="00286F76"/>
    <w:rsid w:val="002878EF"/>
    <w:rsid w:val="002933B2"/>
    <w:rsid w:val="00297E5A"/>
    <w:rsid w:val="002B050E"/>
    <w:rsid w:val="002B162A"/>
    <w:rsid w:val="002B2916"/>
    <w:rsid w:val="002B5072"/>
    <w:rsid w:val="002C6EC7"/>
    <w:rsid w:val="002C7808"/>
    <w:rsid w:val="002C78C6"/>
    <w:rsid w:val="002D12AA"/>
    <w:rsid w:val="002D6921"/>
    <w:rsid w:val="002D7D26"/>
    <w:rsid w:val="002E0766"/>
    <w:rsid w:val="002E310F"/>
    <w:rsid w:val="002E38E2"/>
    <w:rsid w:val="002E704D"/>
    <w:rsid w:val="002F0B3B"/>
    <w:rsid w:val="002F24E3"/>
    <w:rsid w:val="002F298B"/>
    <w:rsid w:val="002F32E2"/>
    <w:rsid w:val="002F469F"/>
    <w:rsid w:val="002F4DD6"/>
    <w:rsid w:val="002F6031"/>
    <w:rsid w:val="002F610C"/>
    <w:rsid w:val="003001FA"/>
    <w:rsid w:val="003024B0"/>
    <w:rsid w:val="003047DB"/>
    <w:rsid w:val="0031261F"/>
    <w:rsid w:val="003162D7"/>
    <w:rsid w:val="00317D1D"/>
    <w:rsid w:val="00320AB5"/>
    <w:rsid w:val="00322542"/>
    <w:rsid w:val="0032318E"/>
    <w:rsid w:val="00323270"/>
    <w:rsid w:val="00323813"/>
    <w:rsid w:val="003257FD"/>
    <w:rsid w:val="00327C7F"/>
    <w:rsid w:val="00337CBF"/>
    <w:rsid w:val="0034065D"/>
    <w:rsid w:val="00343D6B"/>
    <w:rsid w:val="0034403F"/>
    <w:rsid w:val="00346179"/>
    <w:rsid w:val="00350E90"/>
    <w:rsid w:val="00360F77"/>
    <w:rsid w:val="0037122D"/>
    <w:rsid w:val="00372826"/>
    <w:rsid w:val="00374F21"/>
    <w:rsid w:val="003809B6"/>
    <w:rsid w:val="00380CA6"/>
    <w:rsid w:val="00381970"/>
    <w:rsid w:val="00382144"/>
    <w:rsid w:val="00385295"/>
    <w:rsid w:val="00394914"/>
    <w:rsid w:val="00394EBA"/>
    <w:rsid w:val="0039764E"/>
    <w:rsid w:val="003A1C7B"/>
    <w:rsid w:val="003A4574"/>
    <w:rsid w:val="003B19AE"/>
    <w:rsid w:val="003B3080"/>
    <w:rsid w:val="003C3B4F"/>
    <w:rsid w:val="003C3D9E"/>
    <w:rsid w:val="003C7CC4"/>
    <w:rsid w:val="003D30D0"/>
    <w:rsid w:val="003D480E"/>
    <w:rsid w:val="003D4F23"/>
    <w:rsid w:val="003D5056"/>
    <w:rsid w:val="003D6BC4"/>
    <w:rsid w:val="003E1AED"/>
    <w:rsid w:val="003E6F8C"/>
    <w:rsid w:val="003F055E"/>
    <w:rsid w:val="003F3FA1"/>
    <w:rsid w:val="003F523F"/>
    <w:rsid w:val="00401982"/>
    <w:rsid w:val="004069F9"/>
    <w:rsid w:val="00406A4C"/>
    <w:rsid w:val="004079AF"/>
    <w:rsid w:val="00410803"/>
    <w:rsid w:val="00413A64"/>
    <w:rsid w:val="00416324"/>
    <w:rsid w:val="004255E0"/>
    <w:rsid w:val="00427A57"/>
    <w:rsid w:val="00427C3B"/>
    <w:rsid w:val="00433940"/>
    <w:rsid w:val="004340F8"/>
    <w:rsid w:val="00434E21"/>
    <w:rsid w:val="00436096"/>
    <w:rsid w:val="00436626"/>
    <w:rsid w:val="0044094D"/>
    <w:rsid w:val="00444153"/>
    <w:rsid w:val="004442AD"/>
    <w:rsid w:val="00447AD2"/>
    <w:rsid w:val="00447E3F"/>
    <w:rsid w:val="004516C2"/>
    <w:rsid w:val="00452B09"/>
    <w:rsid w:val="004546C2"/>
    <w:rsid w:val="00455C02"/>
    <w:rsid w:val="004566F2"/>
    <w:rsid w:val="0045706F"/>
    <w:rsid w:val="00457E8A"/>
    <w:rsid w:val="00457F77"/>
    <w:rsid w:val="0046168A"/>
    <w:rsid w:val="0046218E"/>
    <w:rsid w:val="0046273A"/>
    <w:rsid w:val="004659C0"/>
    <w:rsid w:val="004718E7"/>
    <w:rsid w:val="0047237D"/>
    <w:rsid w:val="00474D64"/>
    <w:rsid w:val="00474E9E"/>
    <w:rsid w:val="00476877"/>
    <w:rsid w:val="00493137"/>
    <w:rsid w:val="0049632F"/>
    <w:rsid w:val="004A03E9"/>
    <w:rsid w:val="004A09A2"/>
    <w:rsid w:val="004A0DC2"/>
    <w:rsid w:val="004A1BCD"/>
    <w:rsid w:val="004A3463"/>
    <w:rsid w:val="004A3F2F"/>
    <w:rsid w:val="004ADED3"/>
    <w:rsid w:val="004B0222"/>
    <w:rsid w:val="004B0BF9"/>
    <w:rsid w:val="004B63A1"/>
    <w:rsid w:val="004C6FE8"/>
    <w:rsid w:val="004D01D6"/>
    <w:rsid w:val="004D5DDE"/>
    <w:rsid w:val="004E2A39"/>
    <w:rsid w:val="004E2B62"/>
    <w:rsid w:val="004E322B"/>
    <w:rsid w:val="004E3E24"/>
    <w:rsid w:val="004E4938"/>
    <w:rsid w:val="004E55F5"/>
    <w:rsid w:val="004E7514"/>
    <w:rsid w:val="004E766F"/>
    <w:rsid w:val="004F142F"/>
    <w:rsid w:val="004F4F7A"/>
    <w:rsid w:val="004F70C3"/>
    <w:rsid w:val="005001A6"/>
    <w:rsid w:val="0050692D"/>
    <w:rsid w:val="00507474"/>
    <w:rsid w:val="0051133C"/>
    <w:rsid w:val="0051261D"/>
    <w:rsid w:val="005128B7"/>
    <w:rsid w:val="00513A54"/>
    <w:rsid w:val="00513AA1"/>
    <w:rsid w:val="00515E54"/>
    <w:rsid w:val="005237F1"/>
    <w:rsid w:val="005266B6"/>
    <w:rsid w:val="0052775A"/>
    <w:rsid w:val="0053255C"/>
    <w:rsid w:val="00532CD6"/>
    <w:rsid w:val="005340B3"/>
    <w:rsid w:val="00535933"/>
    <w:rsid w:val="00540155"/>
    <w:rsid w:val="00541C1C"/>
    <w:rsid w:val="00544B77"/>
    <w:rsid w:val="00547F28"/>
    <w:rsid w:val="005507A4"/>
    <w:rsid w:val="005532BA"/>
    <w:rsid w:val="00554260"/>
    <w:rsid w:val="005548E6"/>
    <w:rsid w:val="00554C39"/>
    <w:rsid w:val="005551DD"/>
    <w:rsid w:val="00555542"/>
    <w:rsid w:val="00556204"/>
    <w:rsid w:val="00557BA3"/>
    <w:rsid w:val="00557E90"/>
    <w:rsid w:val="00562E11"/>
    <w:rsid w:val="005644AD"/>
    <w:rsid w:val="00565B98"/>
    <w:rsid w:val="00570E7D"/>
    <w:rsid w:val="00575D34"/>
    <w:rsid w:val="00575E06"/>
    <w:rsid w:val="0058120F"/>
    <w:rsid w:val="005812F9"/>
    <w:rsid w:val="00581589"/>
    <w:rsid w:val="00585707"/>
    <w:rsid w:val="0059347D"/>
    <w:rsid w:val="005947FB"/>
    <w:rsid w:val="00594FC5"/>
    <w:rsid w:val="005955FD"/>
    <w:rsid w:val="005A0194"/>
    <w:rsid w:val="005A074D"/>
    <w:rsid w:val="005A1033"/>
    <w:rsid w:val="005B029B"/>
    <w:rsid w:val="005B6FFC"/>
    <w:rsid w:val="005C2976"/>
    <w:rsid w:val="005C2DBE"/>
    <w:rsid w:val="005C3E5D"/>
    <w:rsid w:val="005C3FC9"/>
    <w:rsid w:val="005C44D8"/>
    <w:rsid w:val="005C4517"/>
    <w:rsid w:val="005C7698"/>
    <w:rsid w:val="005D10D5"/>
    <w:rsid w:val="005D2099"/>
    <w:rsid w:val="005D37CC"/>
    <w:rsid w:val="005E4873"/>
    <w:rsid w:val="005E604C"/>
    <w:rsid w:val="005F1BCD"/>
    <w:rsid w:val="005F1F70"/>
    <w:rsid w:val="005F2251"/>
    <w:rsid w:val="00600085"/>
    <w:rsid w:val="006009B1"/>
    <w:rsid w:val="00601C71"/>
    <w:rsid w:val="006029E4"/>
    <w:rsid w:val="00604437"/>
    <w:rsid w:val="006120E7"/>
    <w:rsid w:val="00615D3F"/>
    <w:rsid w:val="0062162B"/>
    <w:rsid w:val="00623A10"/>
    <w:rsid w:val="00625C10"/>
    <w:rsid w:val="00632979"/>
    <w:rsid w:val="0064092B"/>
    <w:rsid w:val="00645B07"/>
    <w:rsid w:val="0064637D"/>
    <w:rsid w:val="00646C9D"/>
    <w:rsid w:val="0064729E"/>
    <w:rsid w:val="006477E7"/>
    <w:rsid w:val="006551A5"/>
    <w:rsid w:val="0065663D"/>
    <w:rsid w:val="00656CAC"/>
    <w:rsid w:val="0066417A"/>
    <w:rsid w:val="0066786A"/>
    <w:rsid w:val="00670F51"/>
    <w:rsid w:val="00671A9C"/>
    <w:rsid w:val="00672305"/>
    <w:rsid w:val="00674D10"/>
    <w:rsid w:val="006755D0"/>
    <w:rsid w:val="006767BB"/>
    <w:rsid w:val="006802F5"/>
    <w:rsid w:val="00681087"/>
    <w:rsid w:val="00683A19"/>
    <w:rsid w:val="00683F60"/>
    <w:rsid w:val="00684F24"/>
    <w:rsid w:val="00686C8A"/>
    <w:rsid w:val="00691370"/>
    <w:rsid w:val="00691C2C"/>
    <w:rsid w:val="00695A5A"/>
    <w:rsid w:val="006966F8"/>
    <w:rsid w:val="006B55DD"/>
    <w:rsid w:val="006B668F"/>
    <w:rsid w:val="006B7345"/>
    <w:rsid w:val="006C1100"/>
    <w:rsid w:val="006C368C"/>
    <w:rsid w:val="006D1D06"/>
    <w:rsid w:val="006D2F2B"/>
    <w:rsid w:val="006D6ADC"/>
    <w:rsid w:val="006E4961"/>
    <w:rsid w:val="006E57C8"/>
    <w:rsid w:val="006E7990"/>
    <w:rsid w:val="006F34DA"/>
    <w:rsid w:val="006F422C"/>
    <w:rsid w:val="006F7C1F"/>
    <w:rsid w:val="0070003A"/>
    <w:rsid w:val="00700A1E"/>
    <w:rsid w:val="007075CB"/>
    <w:rsid w:val="00710C08"/>
    <w:rsid w:val="00712A49"/>
    <w:rsid w:val="00713EE1"/>
    <w:rsid w:val="00714C46"/>
    <w:rsid w:val="0071611C"/>
    <w:rsid w:val="007229AF"/>
    <w:rsid w:val="0073287D"/>
    <w:rsid w:val="007341A5"/>
    <w:rsid w:val="007375C6"/>
    <w:rsid w:val="0073799D"/>
    <w:rsid w:val="00741061"/>
    <w:rsid w:val="00742A67"/>
    <w:rsid w:val="00742C27"/>
    <w:rsid w:val="00742D73"/>
    <w:rsid w:val="007430E7"/>
    <w:rsid w:val="00752A90"/>
    <w:rsid w:val="0075423D"/>
    <w:rsid w:val="00761ABC"/>
    <w:rsid w:val="00767324"/>
    <w:rsid w:val="007702E9"/>
    <w:rsid w:val="00771577"/>
    <w:rsid w:val="007751C1"/>
    <w:rsid w:val="00780E64"/>
    <w:rsid w:val="00784724"/>
    <w:rsid w:val="007858CE"/>
    <w:rsid w:val="00787D10"/>
    <w:rsid w:val="00792658"/>
    <w:rsid w:val="0079432A"/>
    <w:rsid w:val="007956C6"/>
    <w:rsid w:val="007A5E1A"/>
    <w:rsid w:val="007B0835"/>
    <w:rsid w:val="007B2D45"/>
    <w:rsid w:val="007B4375"/>
    <w:rsid w:val="007B676A"/>
    <w:rsid w:val="007C061D"/>
    <w:rsid w:val="007C5A86"/>
    <w:rsid w:val="007C6C10"/>
    <w:rsid w:val="007C7A2B"/>
    <w:rsid w:val="007E2AC6"/>
    <w:rsid w:val="007E3096"/>
    <w:rsid w:val="007E595A"/>
    <w:rsid w:val="007E65B6"/>
    <w:rsid w:val="007E7682"/>
    <w:rsid w:val="007F1D27"/>
    <w:rsid w:val="007F554F"/>
    <w:rsid w:val="007F7575"/>
    <w:rsid w:val="007F7FE1"/>
    <w:rsid w:val="008039E8"/>
    <w:rsid w:val="00804BD5"/>
    <w:rsid w:val="00807F28"/>
    <w:rsid w:val="008125F2"/>
    <w:rsid w:val="00814690"/>
    <w:rsid w:val="0081487F"/>
    <w:rsid w:val="00817E72"/>
    <w:rsid w:val="00823E2C"/>
    <w:rsid w:val="0083058A"/>
    <w:rsid w:val="0084076C"/>
    <w:rsid w:val="0084652D"/>
    <w:rsid w:val="00851375"/>
    <w:rsid w:val="00857B0E"/>
    <w:rsid w:val="008646A5"/>
    <w:rsid w:val="008660CB"/>
    <w:rsid w:val="008662DC"/>
    <w:rsid w:val="00866D48"/>
    <w:rsid w:val="008710EF"/>
    <w:rsid w:val="00872D1F"/>
    <w:rsid w:val="00881ADC"/>
    <w:rsid w:val="008825B5"/>
    <w:rsid w:val="008846E1"/>
    <w:rsid w:val="00890296"/>
    <w:rsid w:val="008913AB"/>
    <w:rsid w:val="00891576"/>
    <w:rsid w:val="0089586D"/>
    <w:rsid w:val="008958E0"/>
    <w:rsid w:val="008A41B4"/>
    <w:rsid w:val="008B116E"/>
    <w:rsid w:val="008B3776"/>
    <w:rsid w:val="008B5793"/>
    <w:rsid w:val="008B5EEA"/>
    <w:rsid w:val="008B728D"/>
    <w:rsid w:val="008C1D54"/>
    <w:rsid w:val="008C38F1"/>
    <w:rsid w:val="008C7580"/>
    <w:rsid w:val="008C7A4A"/>
    <w:rsid w:val="008D48A4"/>
    <w:rsid w:val="008D4AA7"/>
    <w:rsid w:val="008F2CA8"/>
    <w:rsid w:val="008F3664"/>
    <w:rsid w:val="008F3E64"/>
    <w:rsid w:val="008F7ED6"/>
    <w:rsid w:val="00901BD6"/>
    <w:rsid w:val="00906798"/>
    <w:rsid w:val="0091442D"/>
    <w:rsid w:val="0091690B"/>
    <w:rsid w:val="0092048C"/>
    <w:rsid w:val="0092081C"/>
    <w:rsid w:val="00921D66"/>
    <w:rsid w:val="009227E9"/>
    <w:rsid w:val="00922BA6"/>
    <w:rsid w:val="00924388"/>
    <w:rsid w:val="0093127C"/>
    <w:rsid w:val="00935131"/>
    <w:rsid w:val="0094093D"/>
    <w:rsid w:val="0095010E"/>
    <w:rsid w:val="0095188C"/>
    <w:rsid w:val="00952A24"/>
    <w:rsid w:val="009531D7"/>
    <w:rsid w:val="0095423A"/>
    <w:rsid w:val="00954315"/>
    <w:rsid w:val="0095629F"/>
    <w:rsid w:val="0096388A"/>
    <w:rsid w:val="00963C6D"/>
    <w:rsid w:val="0096439C"/>
    <w:rsid w:val="00964487"/>
    <w:rsid w:val="00966FAA"/>
    <w:rsid w:val="009670C8"/>
    <w:rsid w:val="0097110E"/>
    <w:rsid w:val="009713F9"/>
    <w:rsid w:val="00972BBB"/>
    <w:rsid w:val="00973AF0"/>
    <w:rsid w:val="009764E7"/>
    <w:rsid w:val="00977642"/>
    <w:rsid w:val="0097792E"/>
    <w:rsid w:val="00977DC0"/>
    <w:rsid w:val="0098086B"/>
    <w:rsid w:val="00982675"/>
    <w:rsid w:val="0098388E"/>
    <w:rsid w:val="00987B10"/>
    <w:rsid w:val="0099004A"/>
    <w:rsid w:val="009902C2"/>
    <w:rsid w:val="00990F9D"/>
    <w:rsid w:val="00993171"/>
    <w:rsid w:val="009954F1"/>
    <w:rsid w:val="0099650F"/>
    <w:rsid w:val="009A023D"/>
    <w:rsid w:val="009B055B"/>
    <w:rsid w:val="009C14D7"/>
    <w:rsid w:val="009C32BA"/>
    <w:rsid w:val="009D1987"/>
    <w:rsid w:val="009D1A73"/>
    <w:rsid w:val="009D3363"/>
    <w:rsid w:val="009D35CC"/>
    <w:rsid w:val="009D40F1"/>
    <w:rsid w:val="009D7439"/>
    <w:rsid w:val="009E16F2"/>
    <w:rsid w:val="009E47B0"/>
    <w:rsid w:val="009E6A11"/>
    <w:rsid w:val="009F048F"/>
    <w:rsid w:val="009F0946"/>
    <w:rsid w:val="009F13A8"/>
    <w:rsid w:val="009F7732"/>
    <w:rsid w:val="00A11799"/>
    <w:rsid w:val="00A13118"/>
    <w:rsid w:val="00A15EF2"/>
    <w:rsid w:val="00A16773"/>
    <w:rsid w:val="00A25715"/>
    <w:rsid w:val="00A310FF"/>
    <w:rsid w:val="00A31766"/>
    <w:rsid w:val="00A31777"/>
    <w:rsid w:val="00A37778"/>
    <w:rsid w:val="00A4129B"/>
    <w:rsid w:val="00A45D4C"/>
    <w:rsid w:val="00A47F37"/>
    <w:rsid w:val="00A518F5"/>
    <w:rsid w:val="00A51D93"/>
    <w:rsid w:val="00A53433"/>
    <w:rsid w:val="00A534BD"/>
    <w:rsid w:val="00A71C9E"/>
    <w:rsid w:val="00A754A9"/>
    <w:rsid w:val="00A9037B"/>
    <w:rsid w:val="00A93041"/>
    <w:rsid w:val="00A95BF5"/>
    <w:rsid w:val="00AA3045"/>
    <w:rsid w:val="00AA7668"/>
    <w:rsid w:val="00AB1010"/>
    <w:rsid w:val="00AB6E07"/>
    <w:rsid w:val="00AC0D2D"/>
    <w:rsid w:val="00AC56BA"/>
    <w:rsid w:val="00AD0089"/>
    <w:rsid w:val="00AD3930"/>
    <w:rsid w:val="00AD3BA9"/>
    <w:rsid w:val="00AD3EE6"/>
    <w:rsid w:val="00AD4B02"/>
    <w:rsid w:val="00AE1E9D"/>
    <w:rsid w:val="00AE4E4E"/>
    <w:rsid w:val="00AE6960"/>
    <w:rsid w:val="00AE7792"/>
    <w:rsid w:val="00AF0FE2"/>
    <w:rsid w:val="00AF7A19"/>
    <w:rsid w:val="00B02EFD"/>
    <w:rsid w:val="00B044B8"/>
    <w:rsid w:val="00B04D93"/>
    <w:rsid w:val="00B07309"/>
    <w:rsid w:val="00B110F3"/>
    <w:rsid w:val="00B13428"/>
    <w:rsid w:val="00B14B37"/>
    <w:rsid w:val="00B20179"/>
    <w:rsid w:val="00B21457"/>
    <w:rsid w:val="00B2150B"/>
    <w:rsid w:val="00B24281"/>
    <w:rsid w:val="00B25B8E"/>
    <w:rsid w:val="00B2608B"/>
    <w:rsid w:val="00B27D83"/>
    <w:rsid w:val="00B300AC"/>
    <w:rsid w:val="00B303FE"/>
    <w:rsid w:val="00B3129B"/>
    <w:rsid w:val="00B353E1"/>
    <w:rsid w:val="00B42D90"/>
    <w:rsid w:val="00B47C98"/>
    <w:rsid w:val="00B50E61"/>
    <w:rsid w:val="00B558B2"/>
    <w:rsid w:val="00B55A43"/>
    <w:rsid w:val="00B63365"/>
    <w:rsid w:val="00B6529F"/>
    <w:rsid w:val="00B71173"/>
    <w:rsid w:val="00B73F63"/>
    <w:rsid w:val="00B80087"/>
    <w:rsid w:val="00B8022E"/>
    <w:rsid w:val="00B853C2"/>
    <w:rsid w:val="00B85955"/>
    <w:rsid w:val="00B92D03"/>
    <w:rsid w:val="00BA035D"/>
    <w:rsid w:val="00BA3044"/>
    <w:rsid w:val="00BA3C53"/>
    <w:rsid w:val="00BA76EA"/>
    <w:rsid w:val="00BB3395"/>
    <w:rsid w:val="00BB5EEF"/>
    <w:rsid w:val="00BC0F95"/>
    <w:rsid w:val="00BC1291"/>
    <w:rsid w:val="00BC150E"/>
    <w:rsid w:val="00BC3645"/>
    <w:rsid w:val="00BC5A0F"/>
    <w:rsid w:val="00BC60AD"/>
    <w:rsid w:val="00BC7555"/>
    <w:rsid w:val="00BD05C7"/>
    <w:rsid w:val="00BD0FCB"/>
    <w:rsid w:val="00BD16D8"/>
    <w:rsid w:val="00BD47D5"/>
    <w:rsid w:val="00BD711C"/>
    <w:rsid w:val="00BE05D7"/>
    <w:rsid w:val="00BE3DFD"/>
    <w:rsid w:val="00BE4182"/>
    <w:rsid w:val="00BE6D6A"/>
    <w:rsid w:val="00BF15D7"/>
    <w:rsid w:val="00BF1D68"/>
    <w:rsid w:val="00BF20A7"/>
    <w:rsid w:val="00BF3F1D"/>
    <w:rsid w:val="00BF42A5"/>
    <w:rsid w:val="00BF4393"/>
    <w:rsid w:val="00BF4F58"/>
    <w:rsid w:val="00BF5231"/>
    <w:rsid w:val="00C0504E"/>
    <w:rsid w:val="00C052AC"/>
    <w:rsid w:val="00C0586D"/>
    <w:rsid w:val="00C070AD"/>
    <w:rsid w:val="00C07B82"/>
    <w:rsid w:val="00C07CE3"/>
    <w:rsid w:val="00C13935"/>
    <w:rsid w:val="00C13B66"/>
    <w:rsid w:val="00C14631"/>
    <w:rsid w:val="00C1487A"/>
    <w:rsid w:val="00C20954"/>
    <w:rsid w:val="00C21734"/>
    <w:rsid w:val="00C25238"/>
    <w:rsid w:val="00C26333"/>
    <w:rsid w:val="00C36D2D"/>
    <w:rsid w:val="00C41871"/>
    <w:rsid w:val="00C41B52"/>
    <w:rsid w:val="00C41C10"/>
    <w:rsid w:val="00C43E57"/>
    <w:rsid w:val="00C563A2"/>
    <w:rsid w:val="00C579D4"/>
    <w:rsid w:val="00C627A7"/>
    <w:rsid w:val="00C661C3"/>
    <w:rsid w:val="00C673FA"/>
    <w:rsid w:val="00C72485"/>
    <w:rsid w:val="00C7349A"/>
    <w:rsid w:val="00C77770"/>
    <w:rsid w:val="00C81C3A"/>
    <w:rsid w:val="00C82711"/>
    <w:rsid w:val="00C83A1A"/>
    <w:rsid w:val="00C845F9"/>
    <w:rsid w:val="00C94173"/>
    <w:rsid w:val="00CA0D19"/>
    <w:rsid w:val="00CA439C"/>
    <w:rsid w:val="00CA5118"/>
    <w:rsid w:val="00CA685A"/>
    <w:rsid w:val="00CA6D66"/>
    <w:rsid w:val="00CA6F97"/>
    <w:rsid w:val="00CA7BE2"/>
    <w:rsid w:val="00CC0D6A"/>
    <w:rsid w:val="00CC1E6A"/>
    <w:rsid w:val="00CC2DBD"/>
    <w:rsid w:val="00CC4036"/>
    <w:rsid w:val="00CC6A7B"/>
    <w:rsid w:val="00CD1672"/>
    <w:rsid w:val="00CD2A2F"/>
    <w:rsid w:val="00CD3D30"/>
    <w:rsid w:val="00CD4739"/>
    <w:rsid w:val="00CD6C47"/>
    <w:rsid w:val="00CE1313"/>
    <w:rsid w:val="00CE26D7"/>
    <w:rsid w:val="00CE30CC"/>
    <w:rsid w:val="00CE5AEF"/>
    <w:rsid w:val="00CF2EA2"/>
    <w:rsid w:val="00CF4DC2"/>
    <w:rsid w:val="00CF6712"/>
    <w:rsid w:val="00CF671D"/>
    <w:rsid w:val="00CF7E35"/>
    <w:rsid w:val="00D00509"/>
    <w:rsid w:val="00D006B1"/>
    <w:rsid w:val="00D01731"/>
    <w:rsid w:val="00D035B5"/>
    <w:rsid w:val="00D03F17"/>
    <w:rsid w:val="00D20C58"/>
    <w:rsid w:val="00D228B3"/>
    <w:rsid w:val="00D3166E"/>
    <w:rsid w:val="00D3495D"/>
    <w:rsid w:val="00D41546"/>
    <w:rsid w:val="00D44411"/>
    <w:rsid w:val="00D4632B"/>
    <w:rsid w:val="00D46ED2"/>
    <w:rsid w:val="00D52E31"/>
    <w:rsid w:val="00D5436C"/>
    <w:rsid w:val="00D54CD4"/>
    <w:rsid w:val="00D5565C"/>
    <w:rsid w:val="00D563F3"/>
    <w:rsid w:val="00D60CC2"/>
    <w:rsid w:val="00D63363"/>
    <w:rsid w:val="00D67CAF"/>
    <w:rsid w:val="00D706AB"/>
    <w:rsid w:val="00D77AE5"/>
    <w:rsid w:val="00D77EE9"/>
    <w:rsid w:val="00D83E12"/>
    <w:rsid w:val="00D863FB"/>
    <w:rsid w:val="00D939ED"/>
    <w:rsid w:val="00D93D33"/>
    <w:rsid w:val="00D97958"/>
    <w:rsid w:val="00D9799F"/>
    <w:rsid w:val="00DA1A11"/>
    <w:rsid w:val="00DA1B76"/>
    <w:rsid w:val="00DA2EFF"/>
    <w:rsid w:val="00DA4A71"/>
    <w:rsid w:val="00DB3D9F"/>
    <w:rsid w:val="00DB7BE9"/>
    <w:rsid w:val="00DD5B87"/>
    <w:rsid w:val="00DD7D57"/>
    <w:rsid w:val="00DE1C4C"/>
    <w:rsid w:val="00DE291F"/>
    <w:rsid w:val="00DE51E6"/>
    <w:rsid w:val="00DE6354"/>
    <w:rsid w:val="00DF0B82"/>
    <w:rsid w:val="00DF3D99"/>
    <w:rsid w:val="00DF4C46"/>
    <w:rsid w:val="00DF5199"/>
    <w:rsid w:val="00DF5A10"/>
    <w:rsid w:val="00DF75DC"/>
    <w:rsid w:val="00E00510"/>
    <w:rsid w:val="00E010D6"/>
    <w:rsid w:val="00E03673"/>
    <w:rsid w:val="00E043EF"/>
    <w:rsid w:val="00E04893"/>
    <w:rsid w:val="00E05749"/>
    <w:rsid w:val="00E06EAB"/>
    <w:rsid w:val="00E10E39"/>
    <w:rsid w:val="00E141E6"/>
    <w:rsid w:val="00E14486"/>
    <w:rsid w:val="00E1518D"/>
    <w:rsid w:val="00E269D6"/>
    <w:rsid w:val="00E32B7F"/>
    <w:rsid w:val="00E32D0A"/>
    <w:rsid w:val="00E35A36"/>
    <w:rsid w:val="00E4221A"/>
    <w:rsid w:val="00E46076"/>
    <w:rsid w:val="00E46F8A"/>
    <w:rsid w:val="00E55238"/>
    <w:rsid w:val="00E55C86"/>
    <w:rsid w:val="00E56664"/>
    <w:rsid w:val="00E56D4E"/>
    <w:rsid w:val="00E6168B"/>
    <w:rsid w:val="00E65919"/>
    <w:rsid w:val="00E73E15"/>
    <w:rsid w:val="00E81B28"/>
    <w:rsid w:val="00E825A6"/>
    <w:rsid w:val="00E84046"/>
    <w:rsid w:val="00E87F86"/>
    <w:rsid w:val="00E91102"/>
    <w:rsid w:val="00E92E16"/>
    <w:rsid w:val="00E930AB"/>
    <w:rsid w:val="00E9416D"/>
    <w:rsid w:val="00EA6D28"/>
    <w:rsid w:val="00EA6D32"/>
    <w:rsid w:val="00EB27D6"/>
    <w:rsid w:val="00EB2DED"/>
    <w:rsid w:val="00EB4505"/>
    <w:rsid w:val="00EB54F1"/>
    <w:rsid w:val="00EB6770"/>
    <w:rsid w:val="00EC6879"/>
    <w:rsid w:val="00EC7FC3"/>
    <w:rsid w:val="00ED097F"/>
    <w:rsid w:val="00ED0EA5"/>
    <w:rsid w:val="00ED3E4D"/>
    <w:rsid w:val="00ED5BC7"/>
    <w:rsid w:val="00ED6390"/>
    <w:rsid w:val="00ED6B96"/>
    <w:rsid w:val="00EE03E0"/>
    <w:rsid w:val="00EE1AB7"/>
    <w:rsid w:val="00EE516A"/>
    <w:rsid w:val="00EE5AD1"/>
    <w:rsid w:val="00EE6F87"/>
    <w:rsid w:val="00EF2DD8"/>
    <w:rsid w:val="00EF7CFB"/>
    <w:rsid w:val="00EF7D8E"/>
    <w:rsid w:val="00F01B24"/>
    <w:rsid w:val="00F04FA8"/>
    <w:rsid w:val="00F0526A"/>
    <w:rsid w:val="00F0699A"/>
    <w:rsid w:val="00F06A3E"/>
    <w:rsid w:val="00F10ACF"/>
    <w:rsid w:val="00F11720"/>
    <w:rsid w:val="00F12B9A"/>
    <w:rsid w:val="00F26E97"/>
    <w:rsid w:val="00F31C44"/>
    <w:rsid w:val="00F32C89"/>
    <w:rsid w:val="00F32F64"/>
    <w:rsid w:val="00F36CFF"/>
    <w:rsid w:val="00F400C7"/>
    <w:rsid w:val="00F4168B"/>
    <w:rsid w:val="00F437E7"/>
    <w:rsid w:val="00F46089"/>
    <w:rsid w:val="00F4695E"/>
    <w:rsid w:val="00F46AEC"/>
    <w:rsid w:val="00F54CA7"/>
    <w:rsid w:val="00F54D16"/>
    <w:rsid w:val="00F636A4"/>
    <w:rsid w:val="00F66152"/>
    <w:rsid w:val="00F71C4D"/>
    <w:rsid w:val="00F74E8C"/>
    <w:rsid w:val="00F75C8C"/>
    <w:rsid w:val="00F772ED"/>
    <w:rsid w:val="00F90674"/>
    <w:rsid w:val="00F95553"/>
    <w:rsid w:val="00F9574E"/>
    <w:rsid w:val="00FA1209"/>
    <w:rsid w:val="00FA2F17"/>
    <w:rsid w:val="00FA3DEB"/>
    <w:rsid w:val="00FC1AF4"/>
    <w:rsid w:val="00FC24EB"/>
    <w:rsid w:val="00FC29F1"/>
    <w:rsid w:val="00FC63E6"/>
    <w:rsid w:val="00FC6454"/>
    <w:rsid w:val="00FE144C"/>
    <w:rsid w:val="00FE1A46"/>
    <w:rsid w:val="00FE2102"/>
    <w:rsid w:val="00FE22B3"/>
    <w:rsid w:val="00FE266C"/>
    <w:rsid w:val="00FE321C"/>
    <w:rsid w:val="00FE5B55"/>
    <w:rsid w:val="00FF449C"/>
    <w:rsid w:val="00FF5F8B"/>
    <w:rsid w:val="01D791D8"/>
    <w:rsid w:val="01F03936"/>
    <w:rsid w:val="020EFE00"/>
    <w:rsid w:val="025E7507"/>
    <w:rsid w:val="03BA7789"/>
    <w:rsid w:val="03E10922"/>
    <w:rsid w:val="03E35C36"/>
    <w:rsid w:val="04505C13"/>
    <w:rsid w:val="04788C94"/>
    <w:rsid w:val="049E7A1D"/>
    <w:rsid w:val="049EE014"/>
    <w:rsid w:val="04CBBC29"/>
    <w:rsid w:val="04D80C80"/>
    <w:rsid w:val="05584440"/>
    <w:rsid w:val="059AB9D5"/>
    <w:rsid w:val="069FFE51"/>
    <w:rsid w:val="0728A7A5"/>
    <w:rsid w:val="089077E8"/>
    <w:rsid w:val="0894CE15"/>
    <w:rsid w:val="09374335"/>
    <w:rsid w:val="09742F0A"/>
    <w:rsid w:val="09A31E4D"/>
    <w:rsid w:val="09C8EA16"/>
    <w:rsid w:val="0A17F8A5"/>
    <w:rsid w:val="0A433261"/>
    <w:rsid w:val="0A44E3F4"/>
    <w:rsid w:val="0AB787AE"/>
    <w:rsid w:val="0B4EE22F"/>
    <w:rsid w:val="0BA99803"/>
    <w:rsid w:val="0C35E5B9"/>
    <w:rsid w:val="0C44E1B6"/>
    <w:rsid w:val="0E32DADB"/>
    <w:rsid w:val="0E809B8E"/>
    <w:rsid w:val="0F915E4E"/>
    <w:rsid w:val="0F920B17"/>
    <w:rsid w:val="0FC96D09"/>
    <w:rsid w:val="103512D3"/>
    <w:rsid w:val="107BC43E"/>
    <w:rsid w:val="10939145"/>
    <w:rsid w:val="1113242B"/>
    <w:rsid w:val="119F9508"/>
    <w:rsid w:val="12843A96"/>
    <w:rsid w:val="1300A3A4"/>
    <w:rsid w:val="1409EF4C"/>
    <w:rsid w:val="1421E202"/>
    <w:rsid w:val="1473C512"/>
    <w:rsid w:val="148CBAF8"/>
    <w:rsid w:val="14D4CA82"/>
    <w:rsid w:val="155AE7EE"/>
    <w:rsid w:val="158939ED"/>
    <w:rsid w:val="16401F15"/>
    <w:rsid w:val="175884A5"/>
    <w:rsid w:val="176F731B"/>
    <w:rsid w:val="17FC3AC5"/>
    <w:rsid w:val="18A4881C"/>
    <w:rsid w:val="19031222"/>
    <w:rsid w:val="196EB6A5"/>
    <w:rsid w:val="1A4D778F"/>
    <w:rsid w:val="1B28AB22"/>
    <w:rsid w:val="1B49AABD"/>
    <w:rsid w:val="1C331A6D"/>
    <w:rsid w:val="1C693CBD"/>
    <w:rsid w:val="1CD199F2"/>
    <w:rsid w:val="1D00BCC2"/>
    <w:rsid w:val="1D735C1D"/>
    <w:rsid w:val="1DCC0D68"/>
    <w:rsid w:val="1E067C0C"/>
    <w:rsid w:val="1FADF831"/>
    <w:rsid w:val="203FAF4E"/>
    <w:rsid w:val="20FC6590"/>
    <w:rsid w:val="219F9D19"/>
    <w:rsid w:val="21DAC8F8"/>
    <w:rsid w:val="2220DD60"/>
    <w:rsid w:val="22BEDE94"/>
    <w:rsid w:val="22D5284C"/>
    <w:rsid w:val="231362C8"/>
    <w:rsid w:val="235AED87"/>
    <w:rsid w:val="23ABE023"/>
    <w:rsid w:val="240E536E"/>
    <w:rsid w:val="24187AF0"/>
    <w:rsid w:val="24467BD2"/>
    <w:rsid w:val="24E317AE"/>
    <w:rsid w:val="2505C106"/>
    <w:rsid w:val="252460EF"/>
    <w:rsid w:val="25DF5654"/>
    <w:rsid w:val="2694DBB2"/>
    <w:rsid w:val="26E10BE5"/>
    <w:rsid w:val="273F406B"/>
    <w:rsid w:val="28AD694D"/>
    <w:rsid w:val="28DB1E9F"/>
    <w:rsid w:val="29E6C50F"/>
    <w:rsid w:val="2AC68803"/>
    <w:rsid w:val="2C5A1D6A"/>
    <w:rsid w:val="2C768F22"/>
    <w:rsid w:val="2CA52BF6"/>
    <w:rsid w:val="2CC15372"/>
    <w:rsid w:val="2E2D2063"/>
    <w:rsid w:val="2EF0E9FF"/>
    <w:rsid w:val="2F187258"/>
    <w:rsid w:val="3094B5F9"/>
    <w:rsid w:val="309DFA83"/>
    <w:rsid w:val="30E5A8B5"/>
    <w:rsid w:val="312140B1"/>
    <w:rsid w:val="317D1DB3"/>
    <w:rsid w:val="3384E874"/>
    <w:rsid w:val="342E82D4"/>
    <w:rsid w:val="343D08FA"/>
    <w:rsid w:val="344535C4"/>
    <w:rsid w:val="34AEE803"/>
    <w:rsid w:val="34F4F146"/>
    <w:rsid w:val="357AF331"/>
    <w:rsid w:val="358CD889"/>
    <w:rsid w:val="37BE5709"/>
    <w:rsid w:val="38B02AAD"/>
    <w:rsid w:val="38F8C697"/>
    <w:rsid w:val="398D15B5"/>
    <w:rsid w:val="399F8AA3"/>
    <w:rsid w:val="3A290594"/>
    <w:rsid w:val="3B2D0217"/>
    <w:rsid w:val="3C399B33"/>
    <w:rsid w:val="3CB79C8F"/>
    <w:rsid w:val="3CCC889D"/>
    <w:rsid w:val="3D4218DE"/>
    <w:rsid w:val="3E6EF134"/>
    <w:rsid w:val="3EB2DB18"/>
    <w:rsid w:val="3EF58714"/>
    <w:rsid w:val="3F1767D4"/>
    <w:rsid w:val="3F20F786"/>
    <w:rsid w:val="3FA57AE5"/>
    <w:rsid w:val="3FBE9D19"/>
    <w:rsid w:val="3FE2A977"/>
    <w:rsid w:val="40E2DD35"/>
    <w:rsid w:val="413088A4"/>
    <w:rsid w:val="4189E90D"/>
    <w:rsid w:val="41F02B00"/>
    <w:rsid w:val="452CFCDC"/>
    <w:rsid w:val="466086FE"/>
    <w:rsid w:val="469CEEF7"/>
    <w:rsid w:val="47A948B8"/>
    <w:rsid w:val="483A3EA6"/>
    <w:rsid w:val="484ADC13"/>
    <w:rsid w:val="48D68183"/>
    <w:rsid w:val="491CF5A7"/>
    <w:rsid w:val="49DD3461"/>
    <w:rsid w:val="4C707563"/>
    <w:rsid w:val="4CB260E4"/>
    <w:rsid w:val="4F157F5E"/>
    <w:rsid w:val="503E060B"/>
    <w:rsid w:val="5051C6CE"/>
    <w:rsid w:val="50E25439"/>
    <w:rsid w:val="51C975E7"/>
    <w:rsid w:val="51E3780B"/>
    <w:rsid w:val="5280D5F9"/>
    <w:rsid w:val="52CD1445"/>
    <w:rsid w:val="5381E00B"/>
    <w:rsid w:val="5523992E"/>
    <w:rsid w:val="555DA5E6"/>
    <w:rsid w:val="55A5C869"/>
    <w:rsid w:val="55F89443"/>
    <w:rsid w:val="560FAA32"/>
    <w:rsid w:val="565F5117"/>
    <w:rsid w:val="570EA5AD"/>
    <w:rsid w:val="57EE88E9"/>
    <w:rsid w:val="581FE320"/>
    <w:rsid w:val="582DFF20"/>
    <w:rsid w:val="58C1B5C4"/>
    <w:rsid w:val="595B917D"/>
    <w:rsid w:val="597A2981"/>
    <w:rsid w:val="5AF1A527"/>
    <w:rsid w:val="5CC91B7C"/>
    <w:rsid w:val="5D6E3C0A"/>
    <w:rsid w:val="5DD91655"/>
    <w:rsid w:val="5DDED968"/>
    <w:rsid w:val="5DE1DFE1"/>
    <w:rsid w:val="5E6EA730"/>
    <w:rsid w:val="5E73C2E6"/>
    <w:rsid w:val="5E7E6C7D"/>
    <w:rsid w:val="5E85E0C3"/>
    <w:rsid w:val="5EA3C3E8"/>
    <w:rsid w:val="5EE5CAB6"/>
    <w:rsid w:val="60523A2D"/>
    <w:rsid w:val="6102CD55"/>
    <w:rsid w:val="614F8190"/>
    <w:rsid w:val="61F26E4F"/>
    <w:rsid w:val="6297250B"/>
    <w:rsid w:val="6379EA72"/>
    <w:rsid w:val="64A8AC8B"/>
    <w:rsid w:val="65339F0A"/>
    <w:rsid w:val="65B33120"/>
    <w:rsid w:val="67C8B49D"/>
    <w:rsid w:val="6813529F"/>
    <w:rsid w:val="681A1A74"/>
    <w:rsid w:val="68DA590F"/>
    <w:rsid w:val="69E731EA"/>
    <w:rsid w:val="6A04963E"/>
    <w:rsid w:val="6A0A3483"/>
    <w:rsid w:val="6A4D1080"/>
    <w:rsid w:val="6AD1C81E"/>
    <w:rsid w:val="6B52F771"/>
    <w:rsid w:val="6C016D90"/>
    <w:rsid w:val="6C44EDAA"/>
    <w:rsid w:val="6CB7EBF4"/>
    <w:rsid w:val="6D23EF13"/>
    <w:rsid w:val="6DA12A4E"/>
    <w:rsid w:val="6E3957EA"/>
    <w:rsid w:val="6F9FDE09"/>
    <w:rsid w:val="6FB17B22"/>
    <w:rsid w:val="6FE4A929"/>
    <w:rsid w:val="71227169"/>
    <w:rsid w:val="715A23D3"/>
    <w:rsid w:val="722F11D2"/>
    <w:rsid w:val="732EB580"/>
    <w:rsid w:val="74450CE6"/>
    <w:rsid w:val="74D4EA8E"/>
    <w:rsid w:val="74DF06D2"/>
    <w:rsid w:val="7546AE45"/>
    <w:rsid w:val="75C64EF2"/>
    <w:rsid w:val="76867BAA"/>
    <w:rsid w:val="787A760E"/>
    <w:rsid w:val="78AD8397"/>
    <w:rsid w:val="78AFA45D"/>
    <w:rsid w:val="78BCE431"/>
    <w:rsid w:val="797F3FFD"/>
    <w:rsid w:val="7984854A"/>
    <w:rsid w:val="7A1A42DC"/>
    <w:rsid w:val="7A48418B"/>
    <w:rsid w:val="7C936638"/>
    <w:rsid w:val="7CE24025"/>
    <w:rsid w:val="7CE775DF"/>
    <w:rsid w:val="7DB75F96"/>
    <w:rsid w:val="7E69DC0B"/>
    <w:rsid w:val="7F401140"/>
    <w:rsid w:val="7F4CA1C9"/>
    <w:rsid w:val="7F906A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03023D"/>
  <w15:chartTrackingRefBased/>
  <w15:docId w15:val="{A2B65933-D5AC-4BFE-9372-2BF22F422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27A7"/>
    <w:pPr>
      <w:spacing w:after="0" w:line="240" w:lineRule="auto"/>
    </w:pPr>
    <w:rPr>
      <w:rFonts w:ascii="Times New Roman" w:hAnsi="Times New Roman" w:eastAsia="Times New Roman" w:cs="Times New Roman"/>
      <w:sz w:val="24"/>
      <w:szCs w:val="24"/>
      <w:lang w:val="en-US"/>
    </w:rPr>
  </w:style>
  <w:style w:type="paragraph" w:styleId="Heading1">
    <w:name w:val="heading 1"/>
    <w:basedOn w:val="Normal"/>
    <w:next w:val="Normal"/>
    <w:link w:val="Heading1Char"/>
    <w:uiPriority w:val="9"/>
    <w:qFormat/>
    <w:rsid w:val="00FA1209"/>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1209"/>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27A57"/>
    <w:pPr>
      <w:ind w:left="720"/>
      <w:contextualSpacing/>
    </w:pPr>
    <w:rPr>
      <w:rFonts w:ascii="Calibri" w:hAnsi="Calibri" w:eastAsia="Calibri"/>
    </w:rPr>
  </w:style>
  <w:style w:type="character" w:styleId="Hyperlink">
    <w:name w:val="Hyperlink"/>
    <w:uiPriority w:val="99"/>
    <w:rsid w:val="0065663D"/>
    <w:rPr>
      <w:color w:val="0000FF"/>
      <w:u w:val="single"/>
    </w:rPr>
  </w:style>
  <w:style w:type="paragraph" w:styleId="NormalWeb">
    <w:name w:val="Normal (Web)"/>
    <w:basedOn w:val="Normal"/>
    <w:uiPriority w:val="99"/>
    <w:rsid w:val="0065663D"/>
    <w:pPr>
      <w:spacing w:before="100" w:beforeAutospacing="1" w:after="100" w:afterAutospacing="1"/>
    </w:pPr>
    <w:rPr>
      <w:lang w:eastAsia="en-GB"/>
    </w:rPr>
  </w:style>
  <w:style w:type="character" w:styleId="CommentReference">
    <w:name w:val="annotation reference"/>
    <w:basedOn w:val="DefaultParagraphFont"/>
    <w:uiPriority w:val="99"/>
    <w:semiHidden/>
    <w:unhideWhenUsed/>
    <w:rsid w:val="006C1100"/>
    <w:rPr>
      <w:sz w:val="16"/>
      <w:szCs w:val="16"/>
    </w:rPr>
  </w:style>
  <w:style w:type="paragraph" w:styleId="CommentText">
    <w:name w:val="annotation text"/>
    <w:basedOn w:val="Normal"/>
    <w:link w:val="CommentTextChar"/>
    <w:uiPriority w:val="99"/>
    <w:unhideWhenUsed/>
    <w:rsid w:val="006C1100"/>
    <w:rPr>
      <w:sz w:val="20"/>
      <w:szCs w:val="20"/>
    </w:rPr>
  </w:style>
  <w:style w:type="character" w:styleId="CommentTextChar" w:customStyle="1">
    <w:name w:val="Comment Text Char"/>
    <w:basedOn w:val="DefaultParagraphFont"/>
    <w:link w:val="CommentText"/>
    <w:uiPriority w:val="99"/>
    <w:rsid w:val="006C1100"/>
    <w:rPr>
      <w:sz w:val="20"/>
      <w:szCs w:val="20"/>
    </w:rPr>
  </w:style>
  <w:style w:type="paragraph" w:styleId="BalloonText">
    <w:name w:val="Balloon Text"/>
    <w:basedOn w:val="Normal"/>
    <w:link w:val="BalloonTextChar"/>
    <w:uiPriority w:val="99"/>
    <w:semiHidden/>
    <w:unhideWhenUsed/>
    <w:rsid w:val="006C110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C1100"/>
    <w:rPr>
      <w:rFonts w:ascii="Segoe UI" w:hAnsi="Segoe UI" w:cs="Segoe UI"/>
      <w:sz w:val="18"/>
      <w:szCs w:val="18"/>
    </w:rPr>
  </w:style>
  <w:style w:type="character" w:styleId="Heading1Char" w:customStyle="1">
    <w:name w:val="Heading 1 Char"/>
    <w:basedOn w:val="DefaultParagraphFont"/>
    <w:link w:val="Heading1"/>
    <w:uiPriority w:val="9"/>
    <w:rsid w:val="00FA1209"/>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FA1209"/>
    <w:rPr>
      <w:rFonts w:asciiTheme="majorHAnsi" w:hAnsiTheme="majorHAnsi" w:eastAsiaTheme="majorEastAsia" w:cstheme="majorBidi"/>
      <w:color w:val="2E74B5" w:themeColor="accent1" w:themeShade="BF"/>
      <w:sz w:val="26"/>
      <w:szCs w:val="26"/>
    </w:rPr>
  </w:style>
  <w:style w:type="paragraph" w:styleId="CommentSubject">
    <w:name w:val="annotation subject"/>
    <w:basedOn w:val="CommentText"/>
    <w:next w:val="CommentText"/>
    <w:link w:val="CommentSubjectChar"/>
    <w:uiPriority w:val="99"/>
    <w:semiHidden/>
    <w:unhideWhenUsed/>
    <w:rsid w:val="00297E5A"/>
    <w:rPr>
      <w:b/>
      <w:bCs/>
    </w:rPr>
  </w:style>
  <w:style w:type="character" w:styleId="CommentSubjectChar" w:customStyle="1">
    <w:name w:val="Comment Subject Char"/>
    <w:basedOn w:val="CommentTextChar"/>
    <w:link w:val="CommentSubject"/>
    <w:uiPriority w:val="99"/>
    <w:semiHidden/>
    <w:rsid w:val="00297E5A"/>
    <w:rPr>
      <w:b/>
      <w:bCs/>
      <w:sz w:val="20"/>
      <w:szCs w:val="20"/>
    </w:rPr>
  </w:style>
  <w:style w:type="character" w:styleId="UnresolvedMention">
    <w:name w:val="Unresolved Mention"/>
    <w:basedOn w:val="DefaultParagraphFont"/>
    <w:uiPriority w:val="99"/>
    <w:semiHidden/>
    <w:unhideWhenUsed/>
    <w:rsid w:val="001002EB"/>
    <w:rPr>
      <w:color w:val="605E5C"/>
      <w:shd w:val="clear" w:color="auto" w:fill="E1DFDD"/>
    </w:rPr>
  </w:style>
  <w:style w:type="paragraph" w:styleId="Header">
    <w:name w:val="header"/>
    <w:basedOn w:val="Normal"/>
    <w:link w:val="HeaderChar"/>
    <w:uiPriority w:val="99"/>
    <w:unhideWhenUsed/>
    <w:rsid w:val="00216442"/>
    <w:pPr>
      <w:tabs>
        <w:tab w:val="center" w:pos="4513"/>
        <w:tab w:val="right" w:pos="9026"/>
      </w:tabs>
    </w:pPr>
  </w:style>
  <w:style w:type="character" w:styleId="HeaderChar" w:customStyle="1">
    <w:name w:val="Header Char"/>
    <w:basedOn w:val="DefaultParagraphFont"/>
    <w:link w:val="Header"/>
    <w:uiPriority w:val="99"/>
    <w:rsid w:val="00216442"/>
  </w:style>
  <w:style w:type="paragraph" w:styleId="Footer">
    <w:name w:val="footer"/>
    <w:basedOn w:val="Normal"/>
    <w:link w:val="FooterChar"/>
    <w:uiPriority w:val="99"/>
    <w:unhideWhenUsed/>
    <w:rsid w:val="00216442"/>
    <w:pPr>
      <w:tabs>
        <w:tab w:val="center" w:pos="4513"/>
        <w:tab w:val="right" w:pos="9026"/>
      </w:tabs>
    </w:pPr>
  </w:style>
  <w:style w:type="character" w:styleId="FooterChar" w:customStyle="1">
    <w:name w:val="Footer Char"/>
    <w:basedOn w:val="DefaultParagraphFont"/>
    <w:link w:val="Footer"/>
    <w:uiPriority w:val="99"/>
    <w:rsid w:val="00216442"/>
  </w:style>
  <w:style w:type="character" w:styleId="FollowedHyperlink">
    <w:name w:val="FollowedHyperlink"/>
    <w:basedOn w:val="DefaultParagraphFont"/>
    <w:uiPriority w:val="99"/>
    <w:semiHidden/>
    <w:unhideWhenUsed/>
    <w:rsid w:val="001A7253"/>
    <w:rPr>
      <w:color w:val="954F72" w:themeColor="followedHyperlink"/>
      <w:u w:val="single"/>
    </w:rPr>
  </w:style>
  <w:style w:type="character" w:styleId="apple-converted-space" w:customStyle="1">
    <w:name w:val="apple-converted-space"/>
    <w:basedOn w:val="DefaultParagraphFont"/>
    <w:rsid w:val="00B14B37"/>
  </w:style>
  <w:style w:type="paragraph" w:styleId="p1" w:customStyle="1">
    <w:name w:val="p1"/>
    <w:basedOn w:val="Normal"/>
    <w:rsid w:val="00CC0D6A"/>
    <w:rPr>
      <w:rFonts w:ascii="Helvetica" w:hAnsi="Helvetica"/>
      <w:color w:val="000000"/>
      <w:sz w:val="10"/>
      <w:szCs w:val="10"/>
    </w:rPr>
  </w:style>
  <w:style w:type="paragraph" w:styleId="paragraph" w:customStyle="1">
    <w:name w:val="paragraph"/>
    <w:basedOn w:val="Normal"/>
    <w:rsid w:val="00ED5BC7"/>
    <w:pPr>
      <w:spacing w:before="100" w:beforeAutospacing="1" w:after="100" w:afterAutospacing="1"/>
    </w:pPr>
  </w:style>
  <w:style w:type="character" w:styleId="eop" w:customStyle="1">
    <w:name w:val="eop"/>
    <w:basedOn w:val="DefaultParagraphFont"/>
    <w:rsid w:val="00ED5BC7"/>
  </w:style>
  <w:style w:type="character" w:styleId="normaltextrun" w:customStyle="1">
    <w:name w:val="normaltextrun"/>
    <w:basedOn w:val="DefaultParagraphFont"/>
    <w:rsid w:val="00ED5BC7"/>
  </w:style>
  <w:style w:type="paragraph" w:styleId="Revision">
    <w:name w:val="Revision"/>
    <w:hidden/>
    <w:uiPriority w:val="99"/>
    <w:semiHidden/>
    <w:rsid w:val="00C26333"/>
    <w:pPr>
      <w:spacing w:after="0"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city.ac.uk/about/governance/policies/general-privacy-noti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city.ac.uk/about/governance/policies/data-protection-policy"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uk-gdpr-guidance-and-resources/lawful-basis/a-guide-to-lawful-basis/public-task/" TargetMode="External"/><Relationship Id="rId5" Type="http://schemas.openxmlformats.org/officeDocument/2006/relationships/footnotes" Target="footnotes.xml"/><Relationship Id="rId15" Type="http://schemas.openxmlformats.org/officeDocument/2006/relationships/hyperlink" Target="mailto:senaterec@city.ac.uk"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ico.org.uk/"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City University London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Ramberg, Anna</dc:creator>
  <keywords/>
  <dc:description/>
  <lastModifiedBy>Ojo, Idowu Afolabi</lastModifiedBy>
  <revision>7</revision>
  <dcterms:created xsi:type="dcterms:W3CDTF">2026-06-22T10:03:00.0000000Z</dcterms:created>
  <dcterms:modified xsi:type="dcterms:W3CDTF">2026-07-02T13:17:24.0649924Z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2022-03-21T11:51:51Z</vt:lpwstr>
  </property>
  <property fmtid="{D5CDD505-2E9C-101B-9397-08002B2CF9AE}" pid="4" name="MSIP_Label_06c24981-b6df-48f8-949b-0896357b9b03_Method">
    <vt:lpwstr>Privileged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0d4733c8-9e91-4d81-81b8-c29fb58cbd08</vt:lpwstr>
  </property>
  <property fmtid="{D5CDD505-2E9C-101B-9397-08002B2CF9AE}" pid="8" name="MSIP_Label_06c24981-b6df-48f8-949b-0896357b9b03_ContentBits">
    <vt:lpwstr>0</vt:lpwstr>
  </property>
</Properties>
</file>